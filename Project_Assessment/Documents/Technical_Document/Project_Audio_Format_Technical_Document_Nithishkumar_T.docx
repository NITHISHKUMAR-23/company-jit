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254" w:rsidRDefault="008F2254" w:rsidP="00CC52BF">
      <w:pPr>
        <w:rPr>
          <w:b/>
        </w:rPr>
      </w:pPr>
    </w:p>
    <w:p w:rsidR="008F2254" w:rsidRDefault="008F2254" w:rsidP="008F2254">
      <w:pPr>
        <w:ind w:left="2880" w:firstLine="720"/>
        <w:rPr>
          <w:b/>
        </w:rPr>
      </w:pPr>
    </w:p>
    <w:p w:rsidR="008F2254" w:rsidRPr="00AF3198" w:rsidRDefault="008F2254" w:rsidP="008F2254">
      <w:pPr>
        <w:pStyle w:val="Cover-title"/>
        <w:rPr>
          <w:color w:val="0000FF"/>
          <w:sz w:val="28"/>
        </w:rPr>
      </w:pPr>
      <w:r>
        <w:rPr>
          <w:color w:val="0000FF"/>
          <w:sz w:val="28"/>
        </w:rPr>
        <w:t xml:space="preserve">INTEGRATION DOCUMENT </w:t>
      </w:r>
    </w:p>
    <w:p w:rsidR="008F2254" w:rsidRDefault="008F2254" w:rsidP="008F2254">
      <w:pPr>
        <w:pStyle w:val="Cover-title"/>
      </w:pPr>
    </w:p>
    <w:p w:rsidR="008F2254" w:rsidRDefault="008F2254" w:rsidP="008F2254">
      <w:pPr>
        <w:jc w:val="center"/>
        <w:rPr>
          <w:b/>
          <w:sz w:val="32"/>
        </w:rPr>
      </w:pPr>
    </w:p>
    <w:p w:rsidR="008F2254" w:rsidRPr="009F3AB1" w:rsidRDefault="008F2254" w:rsidP="009F3AB1">
      <w:pPr>
        <w:pStyle w:val="Cover-title"/>
        <w:rPr>
          <w:color w:val="0000FF"/>
          <w:sz w:val="28"/>
        </w:rPr>
      </w:pPr>
      <w:r w:rsidRPr="009F3AB1">
        <w:rPr>
          <w:color w:val="0000FF"/>
          <w:sz w:val="28"/>
        </w:rPr>
        <w:t>&lt;&lt;PROJECT NAME&gt;&gt;</w:t>
      </w:r>
    </w:p>
    <w:p w:rsidR="008F2254" w:rsidRDefault="008F2254" w:rsidP="00CC52BF">
      <w:pPr>
        <w:pStyle w:val="Cover-title"/>
        <w:jc w:val="left"/>
        <w:rPr>
          <w:sz w:val="22"/>
          <w:szCs w:val="22"/>
        </w:rPr>
      </w:pPr>
    </w:p>
    <w:p w:rsidR="008F2254" w:rsidRPr="005B658D" w:rsidRDefault="008F2254" w:rsidP="008F2254">
      <w:pPr>
        <w:pStyle w:val="Cover-title"/>
        <w:jc w:val="both"/>
        <w:rPr>
          <w:b w:val="0"/>
          <w:i/>
          <w:caps w:val="0"/>
          <w:sz w:val="24"/>
        </w:rPr>
      </w:pPr>
      <w:r w:rsidRPr="005B658D">
        <w:rPr>
          <w:b w:val="0"/>
          <w:i/>
          <w:caps w:val="0"/>
          <w:sz w:val="24"/>
        </w:rPr>
        <w:t>[Please remove the text enclosed within the [brackets] while using the template. These are guidelines and examples.  Use them as a basis to derive your plan details. You may fill in text as appropriate to your projects.]</w:t>
      </w:r>
    </w:p>
    <w:p w:rsidR="008F2254" w:rsidRDefault="008F2254" w:rsidP="008F2254">
      <w:pPr>
        <w:jc w:val="center"/>
        <w:rPr>
          <w:b/>
        </w:rPr>
      </w:pPr>
    </w:p>
    <w:p w:rsidR="008F2254" w:rsidRPr="005B658D" w:rsidRDefault="008F2254" w:rsidP="008F2254">
      <w:pPr>
        <w:pStyle w:val="Cover-title"/>
        <w:jc w:val="left"/>
        <w:rPr>
          <w:color w:val="000000"/>
          <w:sz w:val="24"/>
          <w:szCs w:val="24"/>
        </w:rPr>
      </w:pPr>
      <w:r w:rsidRPr="005B658D">
        <w:rPr>
          <w:caps w:val="0"/>
          <w:sz w:val="24"/>
          <w:szCs w:val="24"/>
        </w:rPr>
        <w:t xml:space="preserve">Document </w:t>
      </w:r>
      <w:r w:rsidRPr="005B658D">
        <w:rPr>
          <w:caps w:val="0"/>
          <w:color w:val="000000"/>
          <w:sz w:val="24"/>
          <w:szCs w:val="24"/>
        </w:rPr>
        <w:t>history</w:t>
      </w:r>
      <w:r w:rsidRPr="005B658D">
        <w:rPr>
          <w:color w:val="000000"/>
          <w:sz w:val="24"/>
          <w:szCs w:val="24"/>
        </w:rPr>
        <w:t>:</w:t>
      </w:r>
    </w:p>
    <w:p w:rsidR="008F2254" w:rsidRPr="005B658D" w:rsidRDefault="008F2254" w:rsidP="008F2254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787"/>
        <w:gridCol w:w="1800"/>
        <w:gridCol w:w="1371"/>
        <w:gridCol w:w="1982"/>
        <w:gridCol w:w="1440"/>
        <w:gridCol w:w="1260"/>
      </w:tblGrid>
      <w:tr w:rsidR="008F2254" w:rsidRPr="005B658D" w:rsidTr="002B1505">
        <w:trPr>
          <w:trHeight w:val="420"/>
        </w:trPr>
        <w:tc>
          <w:tcPr>
            <w:tcW w:w="720" w:type="dxa"/>
            <w:shd w:val="clear" w:color="auto" w:fill="C0C0C0"/>
          </w:tcPr>
          <w:p w:rsidR="008F2254" w:rsidRPr="005B658D" w:rsidRDefault="008F2254" w:rsidP="00466A82">
            <w:pPr>
              <w:rPr>
                <w:b/>
              </w:rPr>
            </w:pPr>
            <w:r w:rsidRPr="005B658D">
              <w:rPr>
                <w:b/>
              </w:rPr>
              <w:t>S.</w:t>
            </w:r>
            <w:r w:rsidR="00DA4ACF" w:rsidRPr="005B658D">
              <w:rPr>
                <w:b/>
              </w:rPr>
              <w:t xml:space="preserve"> </w:t>
            </w:r>
            <w:r w:rsidRPr="005B658D">
              <w:rPr>
                <w:b/>
              </w:rPr>
              <w:t>No</w:t>
            </w:r>
          </w:p>
        </w:tc>
        <w:tc>
          <w:tcPr>
            <w:tcW w:w="787" w:type="dxa"/>
            <w:shd w:val="clear" w:color="auto" w:fill="C0C0C0"/>
          </w:tcPr>
          <w:p w:rsidR="008F2254" w:rsidRPr="005B658D" w:rsidRDefault="002B1505" w:rsidP="00466A82">
            <w:pPr>
              <w:jc w:val="center"/>
              <w:rPr>
                <w:b/>
              </w:rPr>
            </w:pPr>
            <w:r>
              <w:rPr>
                <w:b/>
              </w:rPr>
              <w:t>Ver.</w:t>
            </w:r>
            <w:r w:rsidR="008F2254" w:rsidRPr="005B658D">
              <w:rPr>
                <w:b/>
              </w:rPr>
              <w:t>No.</w:t>
            </w:r>
          </w:p>
        </w:tc>
        <w:tc>
          <w:tcPr>
            <w:tcW w:w="1800" w:type="dxa"/>
            <w:shd w:val="clear" w:color="auto" w:fill="C0C0C0"/>
          </w:tcPr>
          <w:p w:rsidR="008F2254" w:rsidRPr="005B658D" w:rsidRDefault="008F2254" w:rsidP="00466A82">
            <w:pPr>
              <w:jc w:val="center"/>
              <w:rPr>
                <w:b/>
              </w:rPr>
            </w:pPr>
            <w:r w:rsidRPr="005B658D">
              <w:rPr>
                <w:b/>
              </w:rPr>
              <w:t>Author</w:t>
            </w:r>
          </w:p>
        </w:tc>
        <w:tc>
          <w:tcPr>
            <w:tcW w:w="1371" w:type="dxa"/>
            <w:shd w:val="clear" w:color="auto" w:fill="C0C0C0"/>
          </w:tcPr>
          <w:p w:rsidR="008F2254" w:rsidRPr="005B658D" w:rsidRDefault="008F2254" w:rsidP="00466A82">
            <w:pPr>
              <w:jc w:val="center"/>
              <w:rPr>
                <w:b/>
              </w:rPr>
            </w:pPr>
            <w:r w:rsidRPr="005B658D">
              <w:rPr>
                <w:b/>
              </w:rPr>
              <w:t>Section(s) Affected</w:t>
            </w:r>
          </w:p>
        </w:tc>
        <w:tc>
          <w:tcPr>
            <w:tcW w:w="1982" w:type="dxa"/>
            <w:shd w:val="clear" w:color="auto" w:fill="C0C0C0"/>
          </w:tcPr>
          <w:p w:rsidR="008F2254" w:rsidRPr="005B658D" w:rsidRDefault="008F2254" w:rsidP="00466A82">
            <w:pPr>
              <w:rPr>
                <w:b/>
              </w:rPr>
            </w:pPr>
            <w:r w:rsidRPr="005B658D">
              <w:rPr>
                <w:b/>
              </w:rPr>
              <w:t>Change(s) made</w:t>
            </w:r>
          </w:p>
        </w:tc>
        <w:tc>
          <w:tcPr>
            <w:tcW w:w="1440" w:type="dxa"/>
            <w:shd w:val="clear" w:color="auto" w:fill="C0C0C0"/>
          </w:tcPr>
          <w:p w:rsidR="008F2254" w:rsidRPr="005B658D" w:rsidRDefault="008F2254" w:rsidP="00466A82">
            <w:pPr>
              <w:jc w:val="center"/>
              <w:rPr>
                <w:b/>
              </w:rPr>
            </w:pPr>
            <w:r w:rsidRPr="005B658D">
              <w:rPr>
                <w:b/>
              </w:rPr>
              <w:t xml:space="preserve">Approved Date </w:t>
            </w:r>
          </w:p>
        </w:tc>
        <w:tc>
          <w:tcPr>
            <w:tcW w:w="1260" w:type="dxa"/>
            <w:shd w:val="clear" w:color="auto" w:fill="C0C0C0"/>
          </w:tcPr>
          <w:p w:rsidR="008F2254" w:rsidRPr="005B658D" w:rsidRDefault="008F2254" w:rsidP="00466A82">
            <w:pPr>
              <w:rPr>
                <w:b/>
              </w:rPr>
            </w:pPr>
            <w:r w:rsidRPr="005B658D">
              <w:rPr>
                <w:b/>
              </w:rPr>
              <w:t>Approved by</w:t>
            </w:r>
          </w:p>
        </w:tc>
      </w:tr>
      <w:tr w:rsidR="008F2254" w:rsidRPr="005B658D" w:rsidTr="002B1505">
        <w:trPr>
          <w:trHeight w:val="420"/>
        </w:trPr>
        <w:tc>
          <w:tcPr>
            <w:tcW w:w="720" w:type="dxa"/>
          </w:tcPr>
          <w:p w:rsidR="008F2254" w:rsidRPr="005B658D" w:rsidRDefault="008F2254" w:rsidP="00466A82">
            <w:pPr>
              <w:jc w:val="center"/>
            </w:pPr>
          </w:p>
        </w:tc>
        <w:tc>
          <w:tcPr>
            <w:tcW w:w="787" w:type="dxa"/>
          </w:tcPr>
          <w:p w:rsidR="008F2254" w:rsidRPr="005B658D" w:rsidRDefault="008F2254" w:rsidP="00466A82">
            <w:pPr>
              <w:jc w:val="center"/>
            </w:pPr>
          </w:p>
        </w:tc>
        <w:tc>
          <w:tcPr>
            <w:tcW w:w="1800" w:type="dxa"/>
          </w:tcPr>
          <w:p w:rsidR="008F2254" w:rsidRPr="005B658D" w:rsidRDefault="008F2254" w:rsidP="00466A82">
            <w:pPr>
              <w:pStyle w:val="Tabletitle"/>
              <w:keepNext w:val="0"/>
              <w:spacing w:before="0" w:after="0"/>
              <w:rPr>
                <w:caps w:val="0"/>
                <w:sz w:val="24"/>
                <w:szCs w:val="24"/>
              </w:rPr>
            </w:pPr>
          </w:p>
        </w:tc>
        <w:tc>
          <w:tcPr>
            <w:tcW w:w="1371" w:type="dxa"/>
          </w:tcPr>
          <w:p w:rsidR="008F2254" w:rsidRPr="005B658D" w:rsidRDefault="008F2254" w:rsidP="00466A82">
            <w:pPr>
              <w:jc w:val="center"/>
            </w:pPr>
          </w:p>
        </w:tc>
        <w:tc>
          <w:tcPr>
            <w:tcW w:w="1982" w:type="dxa"/>
          </w:tcPr>
          <w:p w:rsidR="008F2254" w:rsidRPr="005B658D" w:rsidRDefault="008F2254" w:rsidP="00466A82">
            <w:pPr>
              <w:jc w:val="center"/>
            </w:pPr>
          </w:p>
        </w:tc>
        <w:tc>
          <w:tcPr>
            <w:tcW w:w="1440" w:type="dxa"/>
          </w:tcPr>
          <w:p w:rsidR="008F2254" w:rsidRPr="005B658D" w:rsidRDefault="008F2254" w:rsidP="00466A82">
            <w:pPr>
              <w:jc w:val="center"/>
            </w:pPr>
          </w:p>
        </w:tc>
        <w:tc>
          <w:tcPr>
            <w:tcW w:w="1260" w:type="dxa"/>
          </w:tcPr>
          <w:p w:rsidR="008F2254" w:rsidRPr="005B658D" w:rsidRDefault="008F2254" w:rsidP="00466A82">
            <w:pPr>
              <w:jc w:val="center"/>
            </w:pPr>
          </w:p>
        </w:tc>
      </w:tr>
    </w:tbl>
    <w:p w:rsidR="008F2254" w:rsidRPr="005B658D" w:rsidRDefault="008F2254" w:rsidP="008F2254"/>
    <w:p w:rsidR="008F2254" w:rsidRDefault="008F2254" w:rsidP="008F2254"/>
    <w:p w:rsidR="008F2254" w:rsidRDefault="008F2254" w:rsidP="008F2254">
      <w:pPr>
        <w:pStyle w:val="Cover-title"/>
        <w:rPr>
          <w:sz w:val="28"/>
        </w:rPr>
      </w:pPr>
    </w:p>
    <w:p w:rsidR="008F2254" w:rsidRDefault="008F2254" w:rsidP="008F2254">
      <w:pPr>
        <w:ind w:left="2880" w:firstLine="720"/>
        <w:rPr>
          <w:b/>
        </w:rPr>
      </w:pPr>
    </w:p>
    <w:p w:rsidR="008F2254" w:rsidRDefault="008F2254" w:rsidP="008F2254">
      <w:pPr>
        <w:ind w:left="2880" w:firstLine="720"/>
        <w:rPr>
          <w:b/>
        </w:rPr>
      </w:pPr>
    </w:p>
    <w:p w:rsidR="008F2254" w:rsidRDefault="008F2254" w:rsidP="008F2254">
      <w:pPr>
        <w:ind w:left="2880" w:firstLine="720"/>
        <w:rPr>
          <w:b/>
        </w:rPr>
      </w:pPr>
    </w:p>
    <w:p w:rsidR="008F2254" w:rsidRDefault="008F2254" w:rsidP="008F2254">
      <w:pPr>
        <w:ind w:left="2880" w:firstLine="720"/>
        <w:rPr>
          <w:b/>
        </w:rPr>
      </w:pPr>
    </w:p>
    <w:p w:rsidR="008F2254" w:rsidRDefault="008F2254" w:rsidP="008F2254">
      <w:pPr>
        <w:ind w:left="2880" w:firstLine="720"/>
        <w:rPr>
          <w:b/>
        </w:rPr>
      </w:pPr>
    </w:p>
    <w:p w:rsidR="00C72924" w:rsidRDefault="00767152" w:rsidP="008F2254">
      <w:r>
        <w:br w:type="page"/>
      </w:r>
    </w:p>
    <w:p w:rsidR="00C72924" w:rsidRDefault="00C72924">
      <w:pPr>
        <w:rPr>
          <w:color w:val="0000FF"/>
        </w:rPr>
      </w:pPr>
    </w:p>
    <w:p w:rsidR="008F2254" w:rsidRPr="009A2706" w:rsidRDefault="008F2254" w:rsidP="008F2254">
      <w:pPr>
        <w:ind w:left="2880" w:firstLine="720"/>
        <w:rPr>
          <w:b/>
          <w:caps/>
        </w:rPr>
      </w:pPr>
      <w:r w:rsidRPr="009A2706">
        <w:rPr>
          <w:b/>
          <w:caps/>
        </w:rPr>
        <w:t>Table of Contents</w:t>
      </w:r>
    </w:p>
    <w:p w:rsidR="00C72924" w:rsidRDefault="00C72924">
      <w:pPr>
        <w:rPr>
          <w:u w:color="000000"/>
        </w:rPr>
      </w:pPr>
    </w:p>
    <w:p w:rsidR="006C1BB8" w:rsidRDefault="00926856">
      <w:pPr>
        <w:pStyle w:val="TOC1"/>
        <w:tabs>
          <w:tab w:val="left" w:pos="480"/>
          <w:tab w:val="right" w:leader="dot" w:pos="8630"/>
        </w:tabs>
        <w:rPr>
          <w:rFonts w:eastAsia="MS Mincho"/>
          <w:b w:val="0"/>
          <w:caps w:val="0"/>
          <w:noProof/>
          <w:lang w:val="en-US" w:eastAsia="ja-JP"/>
        </w:rPr>
      </w:pPr>
      <w:r>
        <w:fldChar w:fldCharType="begin"/>
      </w:r>
      <w:r>
        <w:instrText xml:space="preserve"> TOC \o "1-3" \h \z \t "Appendix1,1" </w:instrText>
      </w:r>
      <w:r>
        <w:fldChar w:fldCharType="separate"/>
      </w:r>
      <w:hyperlink w:anchor="_Toc238625200" w:history="1">
        <w:r w:rsidR="006C1BB8" w:rsidRPr="005E1AB8">
          <w:rPr>
            <w:rStyle w:val="Hyperlink"/>
            <w:noProof/>
          </w:rPr>
          <w:t>1</w:t>
        </w:r>
        <w:r w:rsidR="006C1BB8">
          <w:rPr>
            <w:rFonts w:eastAsia="MS Mincho"/>
            <w:b w:val="0"/>
            <w:caps w:val="0"/>
            <w:noProof/>
            <w:lang w:val="en-US" w:eastAsia="ja-JP"/>
          </w:rPr>
          <w:tab/>
        </w:r>
        <w:r w:rsidR="006C1BB8" w:rsidRPr="005E1AB8">
          <w:rPr>
            <w:rStyle w:val="Hyperlink"/>
            <w:noProof/>
          </w:rPr>
          <w:t>INTRODUCTION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_Toc238625200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3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1" w:history="1">
        <w:r w:rsidR="006C1BB8" w:rsidRPr="005E1AB8">
          <w:rPr>
            <w:rStyle w:val="Hyperlink"/>
            <w:noProof/>
          </w:rPr>
          <w:t>1.1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PURPOSE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_Toc238625201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3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2" w:history="1">
        <w:r w:rsidR="006C1BB8" w:rsidRPr="005E1AB8">
          <w:rPr>
            <w:rStyle w:val="Hyperlink"/>
            <w:noProof/>
          </w:rPr>
          <w:t>1.2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REFERENCES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_Toc238625202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3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1"/>
        <w:tabs>
          <w:tab w:val="left" w:pos="480"/>
          <w:tab w:val="right" w:leader="dot" w:pos="8630"/>
        </w:tabs>
        <w:rPr>
          <w:rFonts w:eastAsia="MS Mincho"/>
          <w:b w:val="0"/>
          <w:caps w:val="0"/>
          <w:noProof/>
          <w:lang w:val="en-US" w:eastAsia="ja-JP"/>
        </w:rPr>
      </w:pPr>
      <w:hyperlink w:anchor="_Toc238625203" w:history="1">
        <w:r w:rsidR="006C1BB8" w:rsidRPr="005E1AB8">
          <w:rPr>
            <w:rStyle w:val="Hyperlink"/>
            <w:noProof/>
          </w:rPr>
          <w:t>2</w:t>
        </w:r>
        <w:r w:rsidR="006C1BB8">
          <w:rPr>
            <w:rFonts w:eastAsia="MS Mincho"/>
            <w:b w:val="0"/>
            <w:caps w:val="0"/>
            <w:noProof/>
            <w:lang w:val="en-US" w:eastAsia="ja-JP"/>
          </w:rPr>
          <w:tab/>
        </w:r>
        <w:r w:rsidR="006C1BB8" w:rsidRPr="005E1AB8">
          <w:rPr>
            <w:rStyle w:val="Hyperlink"/>
            <w:noProof/>
          </w:rPr>
          <w:t>ALGORITHM OVERVIEW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_Toc238625203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4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4" w:history="1">
        <w:r w:rsidR="006C1BB8" w:rsidRPr="005E1AB8">
          <w:rPr>
            <w:rStyle w:val="Hyperlink"/>
            <w:noProof/>
          </w:rPr>
          <w:t>2.1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SPECIFICATIONS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_Toc238625204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4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5" w:history="1">
        <w:r w:rsidR="006C1BB8" w:rsidRPr="005E1AB8">
          <w:rPr>
            <w:rStyle w:val="Hyperlink"/>
            <w:noProof/>
          </w:rPr>
          <w:t>2.2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FEATURES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_Toc238625205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4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6" w:history="1">
        <w:r w:rsidR="006C1BB8" w:rsidRPr="005E1AB8">
          <w:rPr>
            <w:rStyle w:val="Hyperlink"/>
            <w:noProof/>
          </w:rPr>
          <w:t>2.3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BASIC BLOCK DIAGRAM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_Toc238625206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4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1"/>
        <w:tabs>
          <w:tab w:val="left" w:pos="480"/>
          <w:tab w:val="right" w:leader="dot" w:pos="8630"/>
        </w:tabs>
        <w:rPr>
          <w:rFonts w:eastAsia="MS Mincho"/>
          <w:b w:val="0"/>
          <w:caps w:val="0"/>
          <w:noProof/>
          <w:lang w:val="en-US" w:eastAsia="ja-JP"/>
        </w:rPr>
      </w:pPr>
      <w:hyperlink w:anchor="_Toc238625207" w:history="1">
        <w:r w:rsidR="006C1BB8" w:rsidRPr="005E1AB8">
          <w:rPr>
            <w:rStyle w:val="Hyperlink"/>
            <w:noProof/>
          </w:rPr>
          <w:t>3</w:t>
        </w:r>
        <w:r w:rsidR="006C1BB8">
          <w:rPr>
            <w:rFonts w:eastAsia="MS Mincho"/>
            <w:b w:val="0"/>
            <w:caps w:val="0"/>
            <w:noProof/>
            <w:lang w:val="en-US" w:eastAsia="ja-JP"/>
          </w:rPr>
          <w:tab/>
        </w:r>
        <w:r w:rsidR="006C1BB8" w:rsidRPr="005E1AB8">
          <w:rPr>
            <w:rStyle w:val="Hyperlink"/>
            <w:noProof/>
          </w:rPr>
          <w:t>IMPLEMENTATION OVERVIEW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_Toc238625207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5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8" w:history="1">
        <w:r w:rsidR="006C1BB8" w:rsidRPr="005E1AB8">
          <w:rPr>
            <w:rStyle w:val="Hyperlink"/>
            <w:noProof/>
          </w:rPr>
          <w:t>3.1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OVERVIEW OF ALGORITHM IMPLEMENTATION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_Toc238625208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5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09" w:history="1">
        <w:r w:rsidR="006C1BB8" w:rsidRPr="005E1AB8">
          <w:rPr>
            <w:rStyle w:val="Hyperlink"/>
            <w:noProof/>
          </w:rPr>
          <w:t>3.2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SPECFICATIONS IMPLEMENTED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_Toc238625209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5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10" w:history="1">
        <w:r w:rsidR="006C1BB8" w:rsidRPr="005E1AB8">
          <w:rPr>
            <w:rStyle w:val="Hyperlink"/>
            <w:noProof/>
          </w:rPr>
          <w:t>3.3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BUFFER/DATA FLOW DIAGRAM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_Toc238625210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5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1"/>
        <w:tabs>
          <w:tab w:val="left" w:pos="480"/>
          <w:tab w:val="right" w:leader="dot" w:pos="8630"/>
        </w:tabs>
        <w:rPr>
          <w:rFonts w:eastAsia="MS Mincho"/>
          <w:b w:val="0"/>
          <w:caps w:val="0"/>
          <w:noProof/>
          <w:lang w:val="en-US" w:eastAsia="ja-JP"/>
        </w:rPr>
      </w:pPr>
      <w:hyperlink w:anchor="_Toc238625211" w:history="1">
        <w:r w:rsidR="006C1BB8" w:rsidRPr="005E1AB8">
          <w:rPr>
            <w:rStyle w:val="Hyperlink"/>
            <w:noProof/>
          </w:rPr>
          <w:t>4</w:t>
        </w:r>
        <w:r w:rsidR="006C1BB8">
          <w:rPr>
            <w:rFonts w:eastAsia="MS Mincho"/>
            <w:b w:val="0"/>
            <w:caps w:val="0"/>
            <w:noProof/>
            <w:lang w:val="en-US" w:eastAsia="ja-JP"/>
          </w:rPr>
          <w:tab/>
        </w:r>
        <w:r w:rsidR="006C1BB8" w:rsidRPr="005E1AB8">
          <w:rPr>
            <w:rStyle w:val="Hyperlink"/>
            <w:noProof/>
          </w:rPr>
          <w:t>SOFTWARE INTERFACE PROTOCOL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_Toc238625211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6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12" w:history="1">
        <w:r w:rsidR="006C1BB8" w:rsidRPr="005E1AB8">
          <w:rPr>
            <w:rStyle w:val="Hyperlink"/>
            <w:noProof/>
          </w:rPr>
          <w:t>4.1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INPUT PARAMETERS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_Toc238625212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6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13" w:history="1">
        <w:r w:rsidR="006C1BB8" w:rsidRPr="005E1AB8">
          <w:rPr>
            <w:rStyle w:val="Hyperlink"/>
            <w:noProof/>
          </w:rPr>
          <w:t>4.2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OUTPUT PARAMETERS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_Toc238625213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6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14" w:history="1">
        <w:r w:rsidR="006C1BB8" w:rsidRPr="005E1AB8">
          <w:rPr>
            <w:rStyle w:val="Hyperlink"/>
            <w:noProof/>
          </w:rPr>
          <w:t>4.3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PSEUDOCODE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_Toc238625214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6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15" w:history="1">
        <w:r w:rsidR="006C1BB8" w:rsidRPr="005E1AB8">
          <w:rPr>
            <w:rStyle w:val="Hyperlink"/>
            <w:noProof/>
          </w:rPr>
          <w:t>4.4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HOST COMMUNICATION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_Toc238625215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6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2"/>
        <w:rPr>
          <w:rFonts w:eastAsia="MS Mincho"/>
          <w:b w:val="0"/>
          <w:caps w:val="0"/>
          <w:noProof/>
          <w:sz w:val="24"/>
          <w:szCs w:val="24"/>
          <w:lang w:eastAsia="ja-JP"/>
        </w:rPr>
      </w:pPr>
      <w:hyperlink w:anchor="_Toc238625216" w:history="1">
        <w:r w:rsidR="006C1BB8" w:rsidRPr="005E1AB8">
          <w:rPr>
            <w:rStyle w:val="Hyperlink"/>
            <w:noProof/>
          </w:rPr>
          <w:t>4.5</w:t>
        </w:r>
        <w:r w:rsidR="006C1BB8">
          <w:rPr>
            <w:rFonts w:eastAsia="MS Mincho"/>
            <w:b w:val="0"/>
            <w:caps w:val="0"/>
            <w:noProof/>
            <w:sz w:val="24"/>
            <w:szCs w:val="24"/>
            <w:lang w:eastAsia="ja-JP"/>
          </w:rPr>
          <w:tab/>
        </w:r>
        <w:r w:rsidR="006C1BB8" w:rsidRPr="005E1AB8">
          <w:rPr>
            <w:rStyle w:val="Hyperlink"/>
            <w:noProof/>
          </w:rPr>
          <w:t>SPECIAL HANDLING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_Toc238625216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6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1"/>
        <w:tabs>
          <w:tab w:val="left" w:pos="480"/>
          <w:tab w:val="right" w:leader="dot" w:pos="8630"/>
        </w:tabs>
        <w:rPr>
          <w:rFonts w:eastAsia="MS Mincho"/>
          <w:b w:val="0"/>
          <w:caps w:val="0"/>
          <w:noProof/>
          <w:lang w:val="en-US" w:eastAsia="ja-JP"/>
        </w:rPr>
      </w:pPr>
      <w:hyperlink w:anchor="_Toc238625217" w:history="1">
        <w:r w:rsidR="006C1BB8" w:rsidRPr="005E1AB8">
          <w:rPr>
            <w:rStyle w:val="Hyperlink"/>
            <w:noProof/>
          </w:rPr>
          <w:t>5</w:t>
        </w:r>
        <w:r w:rsidR="006C1BB8">
          <w:rPr>
            <w:rFonts w:eastAsia="MS Mincho"/>
            <w:b w:val="0"/>
            <w:caps w:val="0"/>
            <w:noProof/>
            <w:lang w:val="en-US" w:eastAsia="ja-JP"/>
          </w:rPr>
          <w:tab/>
        </w:r>
        <w:r w:rsidR="006C1BB8" w:rsidRPr="005E1AB8">
          <w:rPr>
            <w:rStyle w:val="Hyperlink"/>
            <w:noProof/>
          </w:rPr>
          <w:t>MIPS &amp; MEMORY DETAILS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_Toc238625217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7</w:t>
        </w:r>
        <w:r w:rsidR="006C1BB8">
          <w:rPr>
            <w:noProof/>
            <w:webHidden/>
          </w:rPr>
          <w:fldChar w:fldCharType="end"/>
        </w:r>
      </w:hyperlink>
    </w:p>
    <w:p w:rsidR="006C1BB8" w:rsidRDefault="00450577">
      <w:pPr>
        <w:pStyle w:val="TOC1"/>
        <w:tabs>
          <w:tab w:val="right" w:leader="dot" w:pos="8630"/>
        </w:tabs>
        <w:rPr>
          <w:rFonts w:eastAsia="MS Mincho"/>
          <w:b w:val="0"/>
          <w:caps w:val="0"/>
          <w:noProof/>
          <w:lang w:val="en-US" w:eastAsia="ja-JP"/>
        </w:rPr>
      </w:pPr>
      <w:hyperlink w:anchor="_Toc238625218" w:history="1">
        <w:r w:rsidR="006C1BB8" w:rsidRPr="005E1AB8">
          <w:rPr>
            <w:rStyle w:val="Hyperlink"/>
            <w:noProof/>
          </w:rPr>
          <w:t>Appendix A</w:t>
        </w:r>
        <w:r w:rsidR="006C1BB8">
          <w:rPr>
            <w:noProof/>
            <w:webHidden/>
          </w:rPr>
          <w:tab/>
        </w:r>
        <w:r w:rsidR="006C1BB8">
          <w:rPr>
            <w:noProof/>
            <w:webHidden/>
          </w:rPr>
          <w:fldChar w:fldCharType="begin"/>
        </w:r>
        <w:r w:rsidR="006C1BB8">
          <w:rPr>
            <w:noProof/>
            <w:webHidden/>
          </w:rPr>
          <w:instrText xml:space="preserve"> PAGEREF _Toc238625218 \h </w:instrText>
        </w:r>
        <w:r w:rsidR="006C1BB8">
          <w:rPr>
            <w:noProof/>
            <w:webHidden/>
          </w:rPr>
        </w:r>
        <w:r w:rsidR="006C1BB8">
          <w:rPr>
            <w:noProof/>
            <w:webHidden/>
          </w:rPr>
          <w:fldChar w:fldCharType="separate"/>
        </w:r>
        <w:r w:rsidR="00437AD1">
          <w:rPr>
            <w:noProof/>
            <w:webHidden/>
          </w:rPr>
          <w:t>8</w:t>
        </w:r>
        <w:r w:rsidR="006C1BB8">
          <w:rPr>
            <w:noProof/>
            <w:webHidden/>
          </w:rPr>
          <w:fldChar w:fldCharType="end"/>
        </w:r>
      </w:hyperlink>
    </w:p>
    <w:p w:rsidR="00C72924" w:rsidRDefault="00926856" w:rsidP="00645219">
      <w:pPr>
        <w:pStyle w:val="StyleStyleTOC1Linespacing15lines"/>
      </w:pPr>
      <w:r>
        <w:rPr>
          <w:szCs w:val="24"/>
        </w:rPr>
        <w:fldChar w:fldCharType="end"/>
      </w: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C72924" w:rsidRDefault="00C72924">
      <w:pPr>
        <w:rPr>
          <w:u w:color="000000"/>
        </w:rPr>
      </w:pPr>
    </w:p>
    <w:p w:rsidR="009E1338" w:rsidRPr="009E1338" w:rsidRDefault="009E1338" w:rsidP="00793D75">
      <w:pPr>
        <w:pStyle w:val="Heading1"/>
      </w:pPr>
      <w:bookmarkStart w:id="0" w:name="_Toc238625200"/>
      <w:bookmarkStart w:id="1" w:name="_Toc83804741"/>
      <w:bookmarkStart w:id="2" w:name="_Toc236737622"/>
      <w:bookmarkStart w:id="3" w:name="_Toc237418067"/>
      <w:r>
        <w:rPr>
          <w:caps w:val="0"/>
        </w:rPr>
        <w:lastRenderedPageBreak/>
        <w:t>INTRODUCTION</w:t>
      </w:r>
      <w:bookmarkEnd w:id="0"/>
    </w:p>
    <w:p w:rsidR="00C72924" w:rsidRDefault="0025438E" w:rsidP="002534C1">
      <w:pPr>
        <w:pStyle w:val="Heading2"/>
      </w:pPr>
      <w:bookmarkStart w:id="4" w:name="_Toc238625201"/>
      <w:r w:rsidRPr="002534C1">
        <w:t>PURPOSE</w:t>
      </w:r>
      <w:bookmarkEnd w:id="1"/>
      <w:bookmarkEnd w:id="2"/>
      <w:bookmarkEnd w:id="3"/>
      <w:bookmarkEnd w:id="4"/>
    </w:p>
    <w:p w:rsidR="009E534F" w:rsidRDefault="009E534F" w:rsidP="009E534F">
      <w:pPr>
        <w:ind w:left="360"/>
        <w:rPr>
          <w:i/>
        </w:rPr>
      </w:pPr>
      <w:r>
        <w:rPr>
          <w:i/>
        </w:rPr>
        <w:t>[The</w:t>
      </w:r>
      <w:r w:rsidRPr="0069273A">
        <w:rPr>
          <w:i/>
        </w:rPr>
        <w:t xml:space="preserve"> purpose of the document should be specified here</w:t>
      </w:r>
      <w:r>
        <w:rPr>
          <w:i/>
        </w:rPr>
        <w:t>.]</w:t>
      </w:r>
    </w:p>
    <w:p w:rsidR="008E0285" w:rsidRDefault="008E0285" w:rsidP="009E534F">
      <w:pPr>
        <w:ind w:left="360"/>
        <w:rPr>
          <w:i/>
        </w:rPr>
      </w:pPr>
    </w:p>
    <w:p w:rsidR="009E534F" w:rsidRDefault="009E534F" w:rsidP="009E534F">
      <w:pPr>
        <w:pStyle w:val="Heading2"/>
      </w:pPr>
      <w:r>
        <w:t>SCOPE</w:t>
      </w:r>
    </w:p>
    <w:p w:rsidR="008E0285" w:rsidRPr="008E0285" w:rsidRDefault="008E0285" w:rsidP="008E0285">
      <w:pPr>
        <w:ind w:left="360"/>
        <w:rPr>
          <w:i/>
        </w:rPr>
      </w:pPr>
      <w:r w:rsidRPr="008E0285">
        <w:rPr>
          <w:i/>
        </w:rPr>
        <w:t xml:space="preserve">[Present a description of the software and bring out the scope of the project here, thereby defining the scope of the </w:t>
      </w:r>
      <w:r w:rsidR="0036380F">
        <w:rPr>
          <w:i/>
        </w:rPr>
        <w:t>integration</w:t>
      </w:r>
      <w:r w:rsidRPr="008E0285">
        <w:rPr>
          <w:i/>
        </w:rPr>
        <w:t xml:space="preserve"> of the project</w:t>
      </w:r>
      <w:r>
        <w:rPr>
          <w:i/>
        </w:rPr>
        <w:t>.</w:t>
      </w:r>
      <w:r w:rsidRPr="008E0285">
        <w:rPr>
          <w:i/>
        </w:rPr>
        <w:t>]</w:t>
      </w:r>
    </w:p>
    <w:p w:rsidR="00C72924" w:rsidRDefault="00C72924">
      <w:pPr>
        <w:ind w:left="360"/>
      </w:pPr>
    </w:p>
    <w:p w:rsidR="000D30DF" w:rsidRDefault="0034530E" w:rsidP="000D30DF">
      <w:pPr>
        <w:pStyle w:val="Heading2"/>
      </w:pPr>
      <w:bookmarkStart w:id="5" w:name="_Toc238625202"/>
      <w:r>
        <w:t>REFERENCES</w:t>
      </w:r>
      <w:bookmarkEnd w:id="5"/>
    </w:p>
    <w:p w:rsidR="00C72924" w:rsidRPr="009E1338" w:rsidRDefault="00C72924">
      <w:pPr>
        <w:tabs>
          <w:tab w:val="left" w:pos="-90"/>
        </w:tabs>
        <w:rPr>
          <w:rStyle w:val="Heading2Char"/>
        </w:rPr>
      </w:pPr>
    </w:p>
    <w:p w:rsidR="008F2EB0" w:rsidRDefault="008F2EB0" w:rsidP="008F2EB0">
      <w:pPr>
        <w:ind w:left="360"/>
        <w:rPr>
          <w:i/>
        </w:rPr>
      </w:pPr>
      <w:r>
        <w:rPr>
          <w:i/>
        </w:rPr>
        <w:t>[The</w:t>
      </w:r>
      <w:r w:rsidRPr="0069273A">
        <w:rPr>
          <w:i/>
        </w:rPr>
        <w:t xml:space="preserve"> </w:t>
      </w:r>
      <w:r>
        <w:rPr>
          <w:i/>
        </w:rPr>
        <w:t xml:space="preserve">references used </w:t>
      </w:r>
      <w:r w:rsidRPr="0069273A">
        <w:rPr>
          <w:i/>
        </w:rPr>
        <w:t>should be specified here</w:t>
      </w:r>
      <w:r>
        <w:rPr>
          <w:i/>
        </w:rPr>
        <w:t>.</w:t>
      </w:r>
      <w:r w:rsidR="00675308">
        <w:rPr>
          <w:i/>
        </w:rPr>
        <w:t xml:space="preserve"> Add the C reference, Documents reference from IP Holders, Documents internally generated, Document provided by customers etc., all with appropriate version numbers</w:t>
      </w:r>
      <w:r>
        <w:rPr>
          <w:i/>
        </w:rPr>
        <w:t>]</w:t>
      </w:r>
    </w:p>
    <w:p w:rsidR="008F2EB0" w:rsidRPr="0069273A" w:rsidRDefault="008F2EB0" w:rsidP="008F2EB0">
      <w:pPr>
        <w:ind w:left="360"/>
        <w:rPr>
          <w:i/>
        </w:rPr>
      </w:pPr>
    </w:p>
    <w:p w:rsidR="00C72924" w:rsidRPr="00EC49C0" w:rsidRDefault="00C72924">
      <w:pPr>
        <w:pStyle w:val="TOC1"/>
        <w:rPr>
          <w:lang w:val="en-US"/>
        </w:rPr>
      </w:pPr>
    </w:p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C72924" w:rsidRDefault="00C72924"/>
    <w:p w:rsidR="00A35414" w:rsidRDefault="0025438E" w:rsidP="00A35414">
      <w:pPr>
        <w:pStyle w:val="Heading1"/>
      </w:pPr>
      <w:bookmarkStart w:id="6" w:name="_Toc236737628"/>
      <w:bookmarkStart w:id="7" w:name="_Toc237418068"/>
      <w:bookmarkStart w:id="8" w:name="_Toc238625203"/>
      <w:bookmarkStart w:id="9" w:name="_Toc236737623"/>
      <w:r>
        <w:rPr>
          <w:caps w:val="0"/>
        </w:rPr>
        <w:t xml:space="preserve">ALGORITHM </w:t>
      </w:r>
      <w:bookmarkEnd w:id="6"/>
      <w:bookmarkEnd w:id="7"/>
      <w:r w:rsidR="009E1338">
        <w:rPr>
          <w:caps w:val="0"/>
        </w:rPr>
        <w:t>OVERVIEW</w:t>
      </w:r>
      <w:bookmarkEnd w:id="8"/>
      <w:r>
        <w:rPr>
          <w:caps w:val="0"/>
        </w:rPr>
        <w:t xml:space="preserve"> </w:t>
      </w:r>
    </w:p>
    <w:p w:rsidR="00A35414" w:rsidRDefault="00A35414" w:rsidP="00A35414">
      <w:pPr>
        <w:tabs>
          <w:tab w:val="left" w:pos="-90"/>
        </w:tabs>
      </w:pPr>
    </w:p>
    <w:p w:rsidR="00A35414" w:rsidRDefault="00A35414" w:rsidP="00A35414">
      <w:pPr>
        <w:ind w:left="360"/>
        <w:rPr>
          <w:i/>
        </w:rPr>
      </w:pPr>
      <w:r>
        <w:tab/>
      </w:r>
      <w:r>
        <w:rPr>
          <w:i/>
        </w:rPr>
        <w:t>[</w:t>
      </w:r>
      <w:r w:rsidR="00675308">
        <w:rPr>
          <w:i/>
        </w:rPr>
        <w:t xml:space="preserve">The algorithm specifications, function of the algorithm, very high level block diagram of the algorithm, </w:t>
      </w:r>
      <w:r w:rsidR="00AD44CF">
        <w:rPr>
          <w:i/>
        </w:rPr>
        <w:t>Frame structure</w:t>
      </w:r>
      <w:r w:rsidR="00675308">
        <w:rPr>
          <w:i/>
        </w:rPr>
        <w:t xml:space="preserve"> (if Encoder/Decoder) shall be mentioned under the following subheadings</w:t>
      </w:r>
      <w:r>
        <w:rPr>
          <w:i/>
        </w:rPr>
        <w:t>]</w:t>
      </w:r>
    </w:p>
    <w:p w:rsidR="00A35414" w:rsidRDefault="00A35414" w:rsidP="00A35414">
      <w:pPr>
        <w:rPr>
          <w:b/>
          <w:bCs/>
          <w:u w:val="single"/>
        </w:rPr>
      </w:pPr>
    </w:p>
    <w:p w:rsidR="00AD44CF" w:rsidRPr="00AD44CF" w:rsidRDefault="0025438E" w:rsidP="00675308">
      <w:pPr>
        <w:pStyle w:val="Heading2"/>
        <w:rPr>
          <w:b w:val="0"/>
          <w:i/>
        </w:rPr>
      </w:pPr>
      <w:bookmarkStart w:id="10" w:name="_Toc189309463"/>
      <w:bookmarkStart w:id="11" w:name="_Toc236737629"/>
      <w:bookmarkStart w:id="12" w:name="_Toc237418069"/>
      <w:bookmarkStart w:id="13" w:name="_Toc238625204"/>
      <w:r w:rsidRPr="00A95564">
        <w:t>SPECIFICATIONS</w:t>
      </w:r>
      <w:bookmarkEnd w:id="10"/>
      <w:bookmarkEnd w:id="11"/>
      <w:bookmarkEnd w:id="12"/>
      <w:bookmarkEnd w:id="13"/>
      <w:r w:rsidR="00675308">
        <w:tab/>
      </w:r>
    </w:p>
    <w:p w:rsidR="00675308" w:rsidRPr="00301CAD" w:rsidRDefault="00AD44CF" w:rsidP="00301CAD">
      <w:pPr>
        <w:ind w:left="360"/>
        <w:rPr>
          <w:i/>
        </w:rPr>
      </w:pPr>
      <w:r w:rsidRPr="00301CAD">
        <w:rPr>
          <w:i/>
        </w:rPr>
        <w:t xml:space="preserve">          </w:t>
      </w:r>
      <w:r w:rsidR="00675308" w:rsidRPr="00301CAD">
        <w:rPr>
          <w:i/>
        </w:rPr>
        <w:t>[Please add rows to the below table if there are any additional</w:t>
      </w:r>
      <w:r w:rsidR="00A978FB" w:rsidRPr="00301CAD">
        <w:rPr>
          <w:i/>
        </w:rPr>
        <w:t xml:space="preserve"> specification to mention]</w:t>
      </w:r>
    </w:p>
    <w:p w:rsidR="00A35414" w:rsidRDefault="00A35414" w:rsidP="00A35414">
      <w:pPr>
        <w:pStyle w:val="IndexHeading"/>
      </w:pPr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000" w:firstRow="0" w:lastRow="0" w:firstColumn="0" w:lastColumn="0" w:noHBand="0" w:noVBand="0"/>
      </w:tblPr>
      <w:tblGrid>
        <w:gridCol w:w="4643"/>
        <w:gridCol w:w="3113"/>
      </w:tblGrid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Codec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A8488E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Conformance Standard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Reference Code Revision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Target Processor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Channel Configuration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Input Format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Output Format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Output buffer samples per block per channel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Sample Rate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  <w:tr w:rsidR="00A35414">
        <w:tc>
          <w:tcPr>
            <w:tcW w:w="0" w:type="auto"/>
            <w:shd w:val="clear" w:color="auto" w:fill="FFCC99"/>
          </w:tcPr>
          <w:p w:rsidR="00A35414" w:rsidRPr="00E14D09" w:rsidRDefault="00A35414" w:rsidP="001C0967">
            <w:pPr>
              <w:rPr>
                <w:b/>
                <w:i/>
              </w:rPr>
            </w:pPr>
            <w:r w:rsidRPr="00E14D09">
              <w:rPr>
                <w:b/>
                <w:i/>
              </w:rPr>
              <w:t>Bit Rate</w:t>
            </w:r>
          </w:p>
        </w:tc>
        <w:tc>
          <w:tcPr>
            <w:tcW w:w="3113" w:type="dxa"/>
            <w:shd w:val="clear" w:color="auto" w:fill="FFCC99"/>
          </w:tcPr>
          <w:p w:rsidR="00A35414" w:rsidRDefault="00A35414" w:rsidP="001C0967"/>
        </w:tc>
      </w:tr>
    </w:tbl>
    <w:p w:rsidR="00A35414" w:rsidRDefault="00A35414" w:rsidP="00A35414">
      <w:pPr>
        <w:pStyle w:val="Index1"/>
      </w:pPr>
    </w:p>
    <w:p w:rsidR="00A35414" w:rsidRDefault="00A35414" w:rsidP="00A35414">
      <w:pPr>
        <w:pStyle w:val="IndexHeading"/>
      </w:pPr>
    </w:p>
    <w:p w:rsidR="00A35414" w:rsidRDefault="0025438E" w:rsidP="00A95564">
      <w:pPr>
        <w:pStyle w:val="Heading2"/>
      </w:pPr>
      <w:bookmarkStart w:id="14" w:name="_Toc189309464"/>
      <w:bookmarkStart w:id="15" w:name="_Toc236737630"/>
      <w:bookmarkStart w:id="16" w:name="_Toc237418070"/>
      <w:bookmarkStart w:id="17" w:name="_Toc238625205"/>
      <w:r>
        <w:t>FEATURES</w:t>
      </w:r>
      <w:bookmarkEnd w:id="14"/>
      <w:bookmarkEnd w:id="15"/>
      <w:bookmarkEnd w:id="16"/>
      <w:bookmarkEnd w:id="17"/>
    </w:p>
    <w:p w:rsidR="0036380F" w:rsidRPr="00301CAD" w:rsidRDefault="0036380F" w:rsidP="0036380F">
      <w:pPr>
        <w:ind w:left="360"/>
        <w:rPr>
          <w:i/>
        </w:rPr>
      </w:pPr>
      <w:r w:rsidRPr="00301CAD">
        <w:rPr>
          <w:i/>
        </w:rPr>
        <w:t xml:space="preserve">[Please </w:t>
      </w:r>
      <w:r>
        <w:rPr>
          <w:i/>
        </w:rPr>
        <w:t>add additional features supported by your algorithm.</w:t>
      </w:r>
      <w:r w:rsidRPr="00301CAD">
        <w:rPr>
          <w:i/>
        </w:rPr>
        <w:t>]</w:t>
      </w:r>
    </w:p>
    <w:p w:rsidR="005603F7" w:rsidRDefault="005603F7" w:rsidP="005603F7">
      <w:pPr>
        <w:rPr>
          <w:spacing w:val="-5"/>
        </w:rPr>
      </w:pPr>
    </w:p>
    <w:p w:rsidR="005603F7" w:rsidRPr="005603F7" w:rsidRDefault="005603F7" w:rsidP="005603F7">
      <w:pPr>
        <w:pStyle w:val="Heading2"/>
      </w:pPr>
      <w:bookmarkStart w:id="18" w:name="_Toc238625206"/>
      <w:r>
        <w:t>BASIC BLOCK DIAGRAM</w:t>
      </w:r>
      <w:bookmarkEnd w:id="18"/>
    </w:p>
    <w:p w:rsidR="00193846" w:rsidRDefault="00FC745A" w:rsidP="00193846">
      <w:pPr>
        <w:ind w:left="360"/>
        <w:rPr>
          <w:i/>
        </w:rPr>
      </w:pPr>
      <w:r>
        <w:rPr>
          <w:i/>
        </w:rPr>
        <w:t>[Basic</w:t>
      </w:r>
      <w:r w:rsidR="00193846">
        <w:rPr>
          <w:i/>
        </w:rPr>
        <w:t xml:space="preserve"> high level block diagram of the algorithm should be specified here</w:t>
      </w:r>
      <w:r>
        <w:rPr>
          <w:i/>
        </w:rPr>
        <w:t>.</w:t>
      </w:r>
      <w:r w:rsidR="00A978FB">
        <w:rPr>
          <w:i/>
        </w:rPr>
        <w:t xml:space="preserve"> For </w:t>
      </w:r>
      <w:proofErr w:type="spellStart"/>
      <w:r w:rsidR="00A978FB">
        <w:rPr>
          <w:i/>
        </w:rPr>
        <w:t>eg</w:t>
      </w:r>
      <w:proofErr w:type="spellEnd"/>
      <w:r w:rsidR="00A978FB">
        <w:rPr>
          <w:i/>
        </w:rPr>
        <w:t>. For a decoder add a block diagram of input frame structure, important functional blocks and their sequence. For a Post decoder, add a block diagram with inputs internal functional blocks, output with sequence</w:t>
      </w:r>
      <w:r>
        <w:rPr>
          <w:i/>
        </w:rPr>
        <w:t>]</w:t>
      </w:r>
    </w:p>
    <w:p w:rsidR="00193846" w:rsidRDefault="00193846" w:rsidP="00193846">
      <w:pPr>
        <w:rPr>
          <w:b/>
          <w:bCs/>
          <w:u w:val="single"/>
        </w:rPr>
      </w:pPr>
    </w:p>
    <w:p w:rsidR="00A35414" w:rsidRDefault="00A35414" w:rsidP="00A95564">
      <w:r>
        <w:br w:type="page"/>
      </w:r>
    </w:p>
    <w:p w:rsidR="00C72924" w:rsidRDefault="008726A3" w:rsidP="00793D75">
      <w:pPr>
        <w:pStyle w:val="Heading1"/>
      </w:pPr>
      <w:bookmarkStart w:id="19" w:name="_Toc237418071"/>
      <w:bookmarkStart w:id="20" w:name="_Toc238625207"/>
      <w:r>
        <w:rPr>
          <w:caps w:val="0"/>
        </w:rPr>
        <w:lastRenderedPageBreak/>
        <w:t>IMPLEMENTATION</w:t>
      </w:r>
      <w:r w:rsidR="0025438E">
        <w:rPr>
          <w:caps w:val="0"/>
        </w:rPr>
        <w:t xml:space="preserve"> OVERVIEW</w:t>
      </w:r>
      <w:bookmarkEnd w:id="9"/>
      <w:bookmarkEnd w:id="19"/>
      <w:bookmarkEnd w:id="20"/>
    </w:p>
    <w:p w:rsidR="00A95564" w:rsidRDefault="00C72924" w:rsidP="0069273A">
      <w:pPr>
        <w:ind w:left="360"/>
        <w:rPr>
          <w:i/>
        </w:rPr>
      </w:pPr>
      <w:r>
        <w:tab/>
      </w:r>
    </w:p>
    <w:p w:rsidR="00827179" w:rsidRDefault="0025438E" w:rsidP="006F47BA">
      <w:pPr>
        <w:pStyle w:val="Heading2"/>
      </w:pPr>
      <w:bookmarkStart w:id="21" w:name="_Toc237418073"/>
      <w:bookmarkStart w:id="22" w:name="_Toc238625208"/>
      <w:r>
        <w:t>OVERVIEW OF ALGORITHM IMPLEMENTATION</w:t>
      </w:r>
      <w:bookmarkEnd w:id="21"/>
      <w:bookmarkEnd w:id="22"/>
    </w:p>
    <w:p w:rsidR="00D74DBA" w:rsidRPr="00D74DBA" w:rsidRDefault="00D74DBA" w:rsidP="00D74DBA">
      <w:pPr>
        <w:rPr>
          <w:spacing w:val="-5"/>
        </w:rPr>
      </w:pPr>
    </w:p>
    <w:p w:rsidR="00D74DBA" w:rsidRPr="00D74DBA" w:rsidRDefault="00D74DBA" w:rsidP="00D74DBA">
      <w:pPr>
        <w:rPr>
          <w:spacing w:val="-5"/>
        </w:rPr>
      </w:pPr>
      <w:r>
        <w:rPr>
          <w:i/>
        </w:rPr>
        <w:t xml:space="preserve">[The implementation </w:t>
      </w:r>
      <w:r w:rsidRPr="0069273A">
        <w:rPr>
          <w:i/>
        </w:rPr>
        <w:t>overview of the</w:t>
      </w:r>
      <w:r>
        <w:rPr>
          <w:i/>
        </w:rPr>
        <w:t xml:space="preserve"> algorithm/project</w:t>
      </w:r>
      <w:r w:rsidRPr="0069273A">
        <w:rPr>
          <w:i/>
        </w:rPr>
        <w:t xml:space="preserve"> should be </w:t>
      </w:r>
      <w:r>
        <w:rPr>
          <w:i/>
        </w:rPr>
        <w:t xml:space="preserve">mentioned here along with block </w:t>
      </w:r>
      <w:r w:rsidR="008418CB">
        <w:rPr>
          <w:i/>
        </w:rPr>
        <w:t>diagram. This</w:t>
      </w:r>
      <w:r w:rsidR="00A978FB">
        <w:rPr>
          <w:i/>
        </w:rPr>
        <w:t xml:space="preserve"> may be same as Algorithm specification. If not highlight the deviations of implementation from the standard </w:t>
      </w:r>
      <w:r w:rsidR="008418CB">
        <w:rPr>
          <w:i/>
        </w:rPr>
        <w:t>specification]</w:t>
      </w:r>
    </w:p>
    <w:p w:rsidR="006F47BA" w:rsidRDefault="001C66D8" w:rsidP="001C66D8">
      <w:pPr>
        <w:pStyle w:val="Heading2"/>
      </w:pPr>
      <w:bookmarkStart w:id="23" w:name="_Toc238625209"/>
      <w:r>
        <w:t>SPECFICATIONS IMPLEMENTED</w:t>
      </w:r>
      <w:bookmarkEnd w:id="23"/>
    </w:p>
    <w:p w:rsidR="00D74DBA" w:rsidRPr="00D74DBA" w:rsidRDefault="00D74DBA" w:rsidP="00D74DBA">
      <w:pPr>
        <w:rPr>
          <w:spacing w:val="-5"/>
        </w:rPr>
      </w:pPr>
    </w:p>
    <w:p w:rsidR="00D74DBA" w:rsidRDefault="00D74DBA" w:rsidP="00D74DBA">
      <w:pPr>
        <w:jc w:val="both"/>
      </w:pPr>
      <w:r>
        <w:rPr>
          <w:i/>
        </w:rPr>
        <w:t>[The actual specifications that are implemented should be specified here. If there are any specifications that are not supported in the implementation should be specified here.</w:t>
      </w:r>
      <w:r w:rsidR="00481D52">
        <w:rPr>
          <w:i/>
        </w:rPr>
        <w:t xml:space="preserve"> If the implementation is different from C reference, it should be mentioned here.</w:t>
      </w:r>
      <w:r>
        <w:rPr>
          <w:i/>
        </w:rPr>
        <w:t>]</w:t>
      </w:r>
    </w:p>
    <w:p w:rsidR="00D74DBA" w:rsidRDefault="00D74DBA" w:rsidP="00D74DBA">
      <w:pPr>
        <w:ind w:left="360"/>
        <w:rPr>
          <w:b/>
          <w:bCs/>
          <w:sz w:val="20"/>
          <w:u w:val="single"/>
        </w:rPr>
      </w:pPr>
    </w:p>
    <w:p w:rsidR="00D74DBA" w:rsidRPr="00D74DBA" w:rsidRDefault="00D74DBA" w:rsidP="00D74DBA">
      <w:pPr>
        <w:rPr>
          <w:spacing w:val="-5"/>
        </w:rPr>
      </w:pPr>
    </w:p>
    <w:p w:rsidR="003F0CBF" w:rsidRDefault="001C66D8" w:rsidP="006F47BA">
      <w:pPr>
        <w:pStyle w:val="Heading2"/>
      </w:pPr>
      <w:bookmarkStart w:id="24" w:name="_Toc238625210"/>
      <w:r>
        <w:t>BUFFER/DATA FLOW DIAGRAM</w:t>
      </w:r>
      <w:bookmarkEnd w:id="24"/>
    </w:p>
    <w:p w:rsidR="002F0897" w:rsidRDefault="002F0897" w:rsidP="002F0897">
      <w:pPr>
        <w:jc w:val="both"/>
      </w:pPr>
    </w:p>
    <w:p w:rsidR="002F0897" w:rsidRDefault="00D74DBA" w:rsidP="002F0897">
      <w:pPr>
        <w:jc w:val="both"/>
      </w:pPr>
      <w:r>
        <w:rPr>
          <w:i/>
        </w:rPr>
        <w:t xml:space="preserve">[The </w:t>
      </w:r>
      <w:r w:rsidR="00090B32">
        <w:rPr>
          <w:i/>
        </w:rPr>
        <w:t>buffer flow diagram should be presented with the</w:t>
      </w:r>
      <w:r w:rsidR="00A978FB">
        <w:rPr>
          <w:i/>
        </w:rPr>
        <w:t xml:space="preserve"> Size of the Buffer,</w:t>
      </w:r>
      <w:r w:rsidR="00090B32">
        <w:rPr>
          <w:i/>
        </w:rPr>
        <w:t xml:space="preserve"> </w:t>
      </w:r>
      <w:r w:rsidR="00A978FB">
        <w:rPr>
          <w:i/>
        </w:rPr>
        <w:t>Input Format (Fixed, Floating point),</w:t>
      </w:r>
      <w:r>
        <w:rPr>
          <w:i/>
        </w:rPr>
        <w:t xml:space="preserve"> Channel arrangement</w:t>
      </w:r>
      <w:r w:rsidRPr="00AF2FE1">
        <w:rPr>
          <w:i/>
        </w:rPr>
        <w:t xml:space="preserve"> (Block Based/interleaved</w:t>
      </w:r>
      <w:r w:rsidR="00090B32">
        <w:rPr>
          <w:i/>
        </w:rPr>
        <w:t>) for all the input and output buffers.</w:t>
      </w:r>
      <w:r>
        <w:rPr>
          <w:i/>
        </w:rPr>
        <w:t>]</w:t>
      </w:r>
    </w:p>
    <w:p w:rsidR="00C72924" w:rsidRDefault="00C72924">
      <w:pPr>
        <w:ind w:left="360"/>
        <w:rPr>
          <w:b/>
          <w:bCs/>
          <w:sz w:val="20"/>
          <w:u w:val="single"/>
        </w:rPr>
      </w:pPr>
    </w:p>
    <w:p w:rsidR="00C72924" w:rsidRDefault="00C72924">
      <w:pPr>
        <w:ind w:left="360"/>
      </w:pPr>
    </w:p>
    <w:p w:rsidR="00A35414" w:rsidRDefault="00C72924">
      <w:pPr>
        <w:pStyle w:val="BodyText"/>
      </w:pPr>
      <w:r>
        <w:tab/>
      </w:r>
    </w:p>
    <w:p w:rsidR="00C72924" w:rsidRDefault="00A35414">
      <w:pPr>
        <w:pStyle w:val="BodyText"/>
      </w:pPr>
      <w:r>
        <w:br w:type="page"/>
      </w:r>
      <w:r w:rsidR="00C72924">
        <w:lastRenderedPageBreak/>
        <w:tab/>
      </w:r>
    </w:p>
    <w:p w:rsidR="00C72924" w:rsidRDefault="0025438E" w:rsidP="00793D75">
      <w:pPr>
        <w:pStyle w:val="Heading1"/>
      </w:pPr>
      <w:bookmarkStart w:id="25" w:name="_Toc236737624"/>
      <w:bookmarkStart w:id="26" w:name="_Toc237418081"/>
      <w:bookmarkStart w:id="27" w:name="_Toc238625211"/>
      <w:r>
        <w:rPr>
          <w:caps w:val="0"/>
        </w:rPr>
        <w:t>SOFTWARE INTERFACE PROTOCOL</w:t>
      </w:r>
      <w:bookmarkEnd w:id="25"/>
      <w:bookmarkEnd w:id="26"/>
      <w:bookmarkEnd w:id="27"/>
    </w:p>
    <w:p w:rsidR="007F6C5C" w:rsidRDefault="007F6C5C" w:rsidP="007F6C5C">
      <w:pPr>
        <w:ind w:left="360"/>
      </w:pPr>
      <w:r>
        <w:tab/>
      </w:r>
    </w:p>
    <w:p w:rsidR="00567D95" w:rsidRDefault="007F6C5C" w:rsidP="00D74DBA">
      <w:pPr>
        <w:rPr>
          <w:bCs/>
          <w:u w:val="single"/>
        </w:rPr>
      </w:pPr>
      <w:r w:rsidRPr="00A93D90">
        <w:rPr>
          <w:i/>
        </w:rPr>
        <w:t xml:space="preserve">[The SIP of the </w:t>
      </w:r>
      <w:r w:rsidR="00D30E64" w:rsidRPr="00A93D90">
        <w:rPr>
          <w:i/>
        </w:rPr>
        <w:t>algorithm</w:t>
      </w:r>
      <w:r w:rsidRPr="00A93D90">
        <w:rPr>
          <w:i/>
        </w:rPr>
        <w:t xml:space="preserve">/project should be mentioned here along with Input and output parameters </w:t>
      </w:r>
      <w:r w:rsidR="00A93D90" w:rsidRPr="00A93D90">
        <w:rPr>
          <w:i/>
        </w:rPr>
        <w:t>description</w:t>
      </w:r>
      <w:r w:rsidR="00A93D90">
        <w:rPr>
          <w:i/>
        </w:rPr>
        <w:t>.</w:t>
      </w:r>
      <w:r w:rsidR="00A978FB">
        <w:rPr>
          <w:i/>
        </w:rPr>
        <w:t xml:space="preserve"> Add detailed description for each parameter</w:t>
      </w:r>
      <w:r w:rsidRPr="00A93D90">
        <w:rPr>
          <w:i/>
        </w:rPr>
        <w:t>]</w:t>
      </w:r>
    </w:p>
    <w:p w:rsidR="00C72924" w:rsidRPr="00A95564" w:rsidRDefault="0025438E" w:rsidP="00A95564">
      <w:pPr>
        <w:pStyle w:val="Heading2"/>
      </w:pPr>
      <w:bookmarkStart w:id="28" w:name="_Toc237418082"/>
      <w:bookmarkStart w:id="29" w:name="_Toc238625212"/>
      <w:r>
        <w:t>INPUT PARAMETERS</w:t>
      </w:r>
      <w:bookmarkEnd w:id="28"/>
      <w:bookmarkEnd w:id="29"/>
    </w:p>
    <w:p w:rsidR="00C72924" w:rsidRDefault="00C72924"/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703"/>
        <w:gridCol w:w="1903"/>
        <w:gridCol w:w="1583"/>
        <w:gridCol w:w="3238"/>
      </w:tblGrid>
      <w:tr w:rsidR="00CC0D6C">
        <w:tc>
          <w:tcPr>
            <w:tcW w:w="0" w:type="auto"/>
            <w:shd w:val="clear" w:color="auto" w:fill="CCFFCC"/>
          </w:tcPr>
          <w:p w:rsidR="00CC0D6C" w:rsidRPr="00A93D90" w:rsidRDefault="00CC0D6C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S.No</w:t>
            </w:r>
          </w:p>
        </w:tc>
        <w:tc>
          <w:tcPr>
            <w:tcW w:w="0" w:type="auto"/>
            <w:shd w:val="clear" w:color="auto" w:fill="CCFFCC"/>
          </w:tcPr>
          <w:p w:rsidR="00CC0D6C" w:rsidRPr="00A93D90" w:rsidRDefault="00CC0D6C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Parameter Name</w:t>
            </w:r>
          </w:p>
        </w:tc>
        <w:tc>
          <w:tcPr>
            <w:tcW w:w="0" w:type="auto"/>
            <w:shd w:val="clear" w:color="auto" w:fill="CCFFCC"/>
          </w:tcPr>
          <w:p w:rsidR="00CC0D6C" w:rsidRPr="00A93D90" w:rsidRDefault="00CC0D6C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Bit Definition</w:t>
            </w:r>
          </w:p>
        </w:tc>
        <w:tc>
          <w:tcPr>
            <w:tcW w:w="3238" w:type="dxa"/>
            <w:shd w:val="clear" w:color="auto" w:fill="CCFFCC"/>
          </w:tcPr>
          <w:p w:rsidR="00CC0D6C" w:rsidRPr="00A93D90" w:rsidRDefault="00CC0D6C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Description</w:t>
            </w:r>
          </w:p>
        </w:tc>
      </w:tr>
      <w:tr w:rsidR="00CC0D6C">
        <w:tc>
          <w:tcPr>
            <w:tcW w:w="0" w:type="auto"/>
            <w:shd w:val="clear" w:color="auto" w:fill="CCFFCC"/>
          </w:tcPr>
          <w:p w:rsidR="00CC0D6C" w:rsidRDefault="00CC0D6C">
            <w:r>
              <w:t>1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3238" w:type="dxa"/>
            <w:shd w:val="clear" w:color="auto" w:fill="CCFFCC"/>
          </w:tcPr>
          <w:p w:rsidR="00CC0D6C" w:rsidRDefault="00CC0D6C"/>
        </w:tc>
      </w:tr>
      <w:tr w:rsidR="00CC0D6C">
        <w:tc>
          <w:tcPr>
            <w:tcW w:w="0" w:type="auto"/>
            <w:shd w:val="clear" w:color="auto" w:fill="CCFFCC"/>
          </w:tcPr>
          <w:p w:rsidR="00CC0D6C" w:rsidRDefault="00CC0D6C">
            <w:r>
              <w:t>2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3238" w:type="dxa"/>
            <w:shd w:val="clear" w:color="auto" w:fill="CCFFCC"/>
          </w:tcPr>
          <w:p w:rsidR="00CC0D6C" w:rsidRDefault="00CC0D6C"/>
        </w:tc>
      </w:tr>
      <w:tr w:rsidR="00CC0D6C">
        <w:tc>
          <w:tcPr>
            <w:tcW w:w="0" w:type="auto"/>
            <w:shd w:val="clear" w:color="auto" w:fill="CCFFCC"/>
          </w:tcPr>
          <w:p w:rsidR="00CC0D6C" w:rsidRDefault="00CC0D6C">
            <w:r>
              <w:t>3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3238" w:type="dxa"/>
            <w:shd w:val="clear" w:color="auto" w:fill="CCFFCC"/>
          </w:tcPr>
          <w:p w:rsidR="00CC0D6C" w:rsidRDefault="00CC0D6C"/>
        </w:tc>
      </w:tr>
      <w:tr w:rsidR="00CC0D6C">
        <w:tc>
          <w:tcPr>
            <w:tcW w:w="0" w:type="auto"/>
            <w:shd w:val="clear" w:color="auto" w:fill="CCFFCC"/>
          </w:tcPr>
          <w:p w:rsidR="00CC0D6C" w:rsidRDefault="00CC0D6C">
            <w:r>
              <w:t>4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3238" w:type="dxa"/>
            <w:shd w:val="clear" w:color="auto" w:fill="CCFFCC"/>
          </w:tcPr>
          <w:p w:rsidR="00CC0D6C" w:rsidRDefault="00CC0D6C"/>
        </w:tc>
      </w:tr>
      <w:tr w:rsidR="00CC0D6C">
        <w:tc>
          <w:tcPr>
            <w:tcW w:w="0" w:type="auto"/>
            <w:shd w:val="clear" w:color="auto" w:fill="CCFFCC"/>
          </w:tcPr>
          <w:p w:rsidR="00CC0D6C" w:rsidRDefault="00CC0D6C">
            <w:r>
              <w:t>5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/>
        </w:tc>
        <w:tc>
          <w:tcPr>
            <w:tcW w:w="0" w:type="auto"/>
            <w:shd w:val="clear" w:color="auto" w:fill="CCFFCC"/>
          </w:tcPr>
          <w:p w:rsidR="00CC0D6C" w:rsidRDefault="00CC0D6C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3238" w:type="dxa"/>
            <w:shd w:val="clear" w:color="auto" w:fill="CCFFCC"/>
          </w:tcPr>
          <w:p w:rsidR="00CC0D6C" w:rsidRDefault="00CC0D6C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</w:tr>
      <w:tr w:rsidR="00E14D09">
        <w:tc>
          <w:tcPr>
            <w:tcW w:w="0" w:type="auto"/>
            <w:shd w:val="clear" w:color="auto" w:fill="CCFFCC"/>
          </w:tcPr>
          <w:p w:rsidR="00E14D09" w:rsidRDefault="00E14D09">
            <w:r>
              <w:t>6</w:t>
            </w:r>
          </w:p>
        </w:tc>
        <w:tc>
          <w:tcPr>
            <w:tcW w:w="0" w:type="auto"/>
            <w:shd w:val="clear" w:color="auto" w:fill="CCFFCC"/>
          </w:tcPr>
          <w:p w:rsidR="00E14D09" w:rsidRDefault="00E14D09"/>
        </w:tc>
        <w:tc>
          <w:tcPr>
            <w:tcW w:w="0" w:type="auto"/>
            <w:shd w:val="clear" w:color="auto" w:fill="CCFFCC"/>
          </w:tcPr>
          <w:p w:rsidR="00E14D09" w:rsidRDefault="00E14D09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3238" w:type="dxa"/>
            <w:shd w:val="clear" w:color="auto" w:fill="CCFFCC"/>
          </w:tcPr>
          <w:p w:rsidR="00E14D09" w:rsidRDefault="00E14D09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</w:tr>
    </w:tbl>
    <w:p w:rsidR="00C72924" w:rsidRDefault="00C72924"/>
    <w:p w:rsidR="00C72924" w:rsidRPr="00A95564" w:rsidRDefault="0025438E" w:rsidP="00A95564">
      <w:pPr>
        <w:pStyle w:val="Heading2"/>
      </w:pPr>
      <w:bookmarkStart w:id="30" w:name="_Toc237418083"/>
      <w:bookmarkStart w:id="31" w:name="_Toc238625213"/>
      <w:r>
        <w:t>OUTPUT PARAMETERS</w:t>
      </w:r>
      <w:bookmarkEnd w:id="30"/>
      <w:bookmarkEnd w:id="31"/>
    </w:p>
    <w:p w:rsidR="00C72924" w:rsidRDefault="00C72924">
      <w:pPr>
        <w:pStyle w:val="IndexHeading"/>
      </w:pPr>
    </w:p>
    <w:tbl>
      <w:tblPr>
        <w:tblW w:w="7502" w:type="dxa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710"/>
        <w:gridCol w:w="1922"/>
        <w:gridCol w:w="1599"/>
        <w:gridCol w:w="3271"/>
      </w:tblGrid>
      <w:tr w:rsidR="00CC0D6C">
        <w:trPr>
          <w:trHeight w:val="287"/>
        </w:trPr>
        <w:tc>
          <w:tcPr>
            <w:tcW w:w="0" w:type="auto"/>
            <w:shd w:val="clear" w:color="auto" w:fill="CCFFCC"/>
          </w:tcPr>
          <w:p w:rsidR="00CC0D6C" w:rsidRPr="00A93D90" w:rsidRDefault="00CC0D6C" w:rsidP="00C72924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S.No</w:t>
            </w:r>
          </w:p>
        </w:tc>
        <w:tc>
          <w:tcPr>
            <w:tcW w:w="0" w:type="auto"/>
            <w:shd w:val="clear" w:color="auto" w:fill="CCFFCC"/>
          </w:tcPr>
          <w:p w:rsidR="00CC0D6C" w:rsidRPr="00A93D90" w:rsidRDefault="00CC0D6C" w:rsidP="00C72924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Parameter Name</w:t>
            </w:r>
          </w:p>
        </w:tc>
        <w:tc>
          <w:tcPr>
            <w:tcW w:w="0" w:type="auto"/>
            <w:shd w:val="clear" w:color="auto" w:fill="CCFFCC"/>
          </w:tcPr>
          <w:p w:rsidR="00CC0D6C" w:rsidRPr="00A93D90" w:rsidRDefault="00CC0D6C" w:rsidP="00C72924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Bit Definition</w:t>
            </w:r>
          </w:p>
        </w:tc>
        <w:tc>
          <w:tcPr>
            <w:tcW w:w="3271" w:type="dxa"/>
            <w:shd w:val="clear" w:color="auto" w:fill="CCFFCC"/>
          </w:tcPr>
          <w:p w:rsidR="00CC0D6C" w:rsidRPr="00A93D90" w:rsidRDefault="00CC0D6C" w:rsidP="00C72924">
            <w:pPr>
              <w:jc w:val="center"/>
              <w:rPr>
                <w:b/>
                <w:i/>
                <w:iCs/>
              </w:rPr>
            </w:pPr>
            <w:r w:rsidRPr="00A93D90">
              <w:rPr>
                <w:b/>
                <w:i/>
                <w:iCs/>
              </w:rPr>
              <w:t>Description</w:t>
            </w:r>
          </w:p>
        </w:tc>
      </w:tr>
      <w:tr w:rsidR="00CC0D6C">
        <w:trPr>
          <w:trHeight w:val="287"/>
        </w:trPr>
        <w:tc>
          <w:tcPr>
            <w:tcW w:w="0" w:type="auto"/>
            <w:shd w:val="clear" w:color="auto" w:fill="CCFFCC"/>
          </w:tcPr>
          <w:p w:rsidR="00CC0D6C" w:rsidRDefault="00CC0D6C" w:rsidP="00C72924">
            <w:r>
              <w:t>1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3271" w:type="dxa"/>
            <w:shd w:val="clear" w:color="auto" w:fill="CCFFCC"/>
          </w:tcPr>
          <w:p w:rsidR="00CC0D6C" w:rsidRDefault="00CC0D6C" w:rsidP="00C72924"/>
        </w:tc>
      </w:tr>
      <w:tr w:rsidR="00CC0D6C">
        <w:trPr>
          <w:trHeight w:val="287"/>
        </w:trPr>
        <w:tc>
          <w:tcPr>
            <w:tcW w:w="0" w:type="auto"/>
            <w:shd w:val="clear" w:color="auto" w:fill="CCFFCC"/>
          </w:tcPr>
          <w:p w:rsidR="00CC0D6C" w:rsidRDefault="00CC0D6C" w:rsidP="00C72924">
            <w:r>
              <w:t>2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3271" w:type="dxa"/>
            <w:shd w:val="clear" w:color="auto" w:fill="CCFFCC"/>
          </w:tcPr>
          <w:p w:rsidR="00CC0D6C" w:rsidRDefault="00CC0D6C" w:rsidP="00C72924"/>
        </w:tc>
      </w:tr>
      <w:tr w:rsidR="00CC0D6C">
        <w:trPr>
          <w:trHeight w:val="287"/>
        </w:trPr>
        <w:tc>
          <w:tcPr>
            <w:tcW w:w="0" w:type="auto"/>
            <w:shd w:val="clear" w:color="auto" w:fill="CCFFCC"/>
          </w:tcPr>
          <w:p w:rsidR="00CC0D6C" w:rsidRDefault="00CC0D6C" w:rsidP="00C72924">
            <w:r>
              <w:t>3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3271" w:type="dxa"/>
            <w:shd w:val="clear" w:color="auto" w:fill="CCFFCC"/>
          </w:tcPr>
          <w:p w:rsidR="00CC0D6C" w:rsidRDefault="00CC0D6C" w:rsidP="00C72924"/>
        </w:tc>
      </w:tr>
      <w:tr w:rsidR="00CC0D6C">
        <w:trPr>
          <w:trHeight w:val="287"/>
        </w:trPr>
        <w:tc>
          <w:tcPr>
            <w:tcW w:w="0" w:type="auto"/>
            <w:shd w:val="clear" w:color="auto" w:fill="CCFFCC"/>
          </w:tcPr>
          <w:p w:rsidR="00CC0D6C" w:rsidRDefault="00CC0D6C" w:rsidP="00C72924">
            <w:r>
              <w:t>4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3271" w:type="dxa"/>
            <w:shd w:val="clear" w:color="auto" w:fill="CCFFCC"/>
          </w:tcPr>
          <w:p w:rsidR="00CC0D6C" w:rsidRDefault="00CC0D6C" w:rsidP="00C72924"/>
        </w:tc>
      </w:tr>
      <w:tr w:rsidR="00CC0D6C">
        <w:trPr>
          <w:trHeight w:val="302"/>
        </w:trPr>
        <w:tc>
          <w:tcPr>
            <w:tcW w:w="0" w:type="auto"/>
            <w:shd w:val="clear" w:color="auto" w:fill="CCFFCC"/>
          </w:tcPr>
          <w:p w:rsidR="00CC0D6C" w:rsidRDefault="00CC0D6C" w:rsidP="00C72924">
            <w:r>
              <w:t>5</w:t>
            </w:r>
          </w:p>
        </w:tc>
        <w:tc>
          <w:tcPr>
            <w:tcW w:w="0" w:type="auto"/>
            <w:shd w:val="clear" w:color="auto" w:fill="CCFFCC"/>
          </w:tcPr>
          <w:p w:rsidR="00CC0D6C" w:rsidRDefault="00CC0D6C" w:rsidP="00C72924"/>
        </w:tc>
        <w:tc>
          <w:tcPr>
            <w:tcW w:w="0" w:type="auto"/>
            <w:shd w:val="clear" w:color="auto" w:fill="CCFFCC"/>
          </w:tcPr>
          <w:p w:rsidR="00CC0D6C" w:rsidRDefault="00CC0D6C" w:rsidP="00C72924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3271" w:type="dxa"/>
            <w:shd w:val="clear" w:color="auto" w:fill="CCFFCC"/>
          </w:tcPr>
          <w:p w:rsidR="00CC0D6C" w:rsidRDefault="00CC0D6C" w:rsidP="00C72924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</w:tr>
      <w:tr w:rsidR="00E14D09">
        <w:trPr>
          <w:trHeight w:val="302"/>
        </w:trPr>
        <w:tc>
          <w:tcPr>
            <w:tcW w:w="0" w:type="auto"/>
            <w:shd w:val="clear" w:color="auto" w:fill="CCFFCC"/>
          </w:tcPr>
          <w:p w:rsidR="00E14D09" w:rsidRDefault="00E14D09" w:rsidP="00C72924">
            <w:r>
              <w:t>6</w:t>
            </w:r>
          </w:p>
        </w:tc>
        <w:tc>
          <w:tcPr>
            <w:tcW w:w="0" w:type="auto"/>
            <w:shd w:val="clear" w:color="auto" w:fill="CCFFCC"/>
          </w:tcPr>
          <w:p w:rsidR="00E14D09" w:rsidRDefault="00E14D09" w:rsidP="00C72924"/>
        </w:tc>
        <w:tc>
          <w:tcPr>
            <w:tcW w:w="0" w:type="auto"/>
            <w:shd w:val="clear" w:color="auto" w:fill="CCFFCC"/>
          </w:tcPr>
          <w:p w:rsidR="00E14D09" w:rsidRDefault="00E14D09" w:rsidP="00C72924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3271" w:type="dxa"/>
            <w:shd w:val="clear" w:color="auto" w:fill="CCFFCC"/>
          </w:tcPr>
          <w:p w:rsidR="00E14D09" w:rsidRDefault="00E14D09" w:rsidP="00C72924">
            <w:pPr>
              <w:autoSpaceDE w:val="0"/>
              <w:autoSpaceDN w:val="0"/>
              <w:adjustRightInd w:val="0"/>
              <w:rPr>
                <w:szCs w:val="20"/>
              </w:rPr>
            </w:pPr>
          </w:p>
        </w:tc>
      </w:tr>
    </w:tbl>
    <w:p w:rsidR="00C72924" w:rsidRDefault="00C72924">
      <w:pPr>
        <w:tabs>
          <w:tab w:val="left" w:pos="-90"/>
        </w:tabs>
        <w:jc w:val="both"/>
        <w:rPr>
          <w:bCs/>
          <w:u w:val="single"/>
        </w:rPr>
      </w:pPr>
    </w:p>
    <w:p w:rsidR="00C72924" w:rsidRDefault="00AD24E4" w:rsidP="00AD24E4">
      <w:pPr>
        <w:pStyle w:val="Heading2"/>
      </w:pPr>
      <w:bookmarkStart w:id="32" w:name="_Toc238625214"/>
      <w:r>
        <w:t>PSEUDOCODE</w:t>
      </w:r>
      <w:bookmarkEnd w:id="32"/>
    </w:p>
    <w:p w:rsidR="00CE5FAC" w:rsidRDefault="00CE5FAC" w:rsidP="00CE5FAC">
      <w:pPr>
        <w:rPr>
          <w:i/>
        </w:rPr>
      </w:pPr>
    </w:p>
    <w:p w:rsidR="00CE5FAC" w:rsidRDefault="00CE5FAC" w:rsidP="00CE5FAC">
      <w:pPr>
        <w:rPr>
          <w:bCs/>
          <w:u w:val="single"/>
        </w:rPr>
      </w:pPr>
      <w:r w:rsidRPr="00A93D90">
        <w:rPr>
          <w:i/>
        </w:rPr>
        <w:t>[</w:t>
      </w:r>
      <w:r>
        <w:rPr>
          <w:i/>
        </w:rPr>
        <w:t>Pseudo code</w:t>
      </w:r>
      <w:r w:rsidR="00E46256">
        <w:rPr>
          <w:i/>
        </w:rPr>
        <w:t xml:space="preserve"> shall be included with proper SIP and clear comments</w:t>
      </w:r>
      <w:r>
        <w:rPr>
          <w:i/>
        </w:rPr>
        <w:t>.</w:t>
      </w:r>
      <w:r w:rsidRPr="00A93D90">
        <w:rPr>
          <w:i/>
        </w:rPr>
        <w:t>]</w:t>
      </w:r>
    </w:p>
    <w:p w:rsidR="00E46256" w:rsidRDefault="00AC6AEA" w:rsidP="00E46256">
      <w:pPr>
        <w:pStyle w:val="Heading2"/>
      </w:pPr>
      <w:bookmarkStart w:id="33" w:name="_Toc238625215"/>
      <w:r>
        <w:t>HOST COMMUNICATION</w:t>
      </w:r>
      <w:bookmarkEnd w:id="33"/>
    </w:p>
    <w:p w:rsidR="008418CB" w:rsidRDefault="008418CB" w:rsidP="00E46256">
      <w:pPr>
        <w:rPr>
          <w:i/>
        </w:rPr>
      </w:pPr>
    </w:p>
    <w:p w:rsidR="00E46256" w:rsidRPr="00E46256" w:rsidRDefault="00E46256" w:rsidP="00E46256">
      <w:pPr>
        <w:rPr>
          <w:bCs/>
          <w:u w:val="single"/>
        </w:rPr>
      </w:pPr>
      <w:r w:rsidRPr="00A93D90">
        <w:rPr>
          <w:i/>
        </w:rPr>
        <w:t>[</w:t>
      </w:r>
      <w:r>
        <w:rPr>
          <w:i/>
        </w:rPr>
        <w:t>Include recommended Command Processing &amp; Status Update. If Command Matrix chart is available separately, then link it here</w:t>
      </w:r>
      <w:r w:rsidRPr="00A93D90">
        <w:rPr>
          <w:i/>
        </w:rPr>
        <w:t>]</w:t>
      </w:r>
    </w:p>
    <w:p w:rsidR="00C72924" w:rsidRDefault="00846072" w:rsidP="00846072">
      <w:pPr>
        <w:pStyle w:val="Heading2"/>
      </w:pPr>
      <w:bookmarkStart w:id="34" w:name="_Toc238625216"/>
      <w:r>
        <w:t>SPECIAL HANDLING</w:t>
      </w:r>
      <w:bookmarkEnd w:id="34"/>
    </w:p>
    <w:p w:rsidR="008418CB" w:rsidRDefault="008418CB" w:rsidP="001918C0">
      <w:pPr>
        <w:rPr>
          <w:i/>
        </w:rPr>
      </w:pPr>
    </w:p>
    <w:p w:rsidR="004F1364" w:rsidRDefault="004C187B" w:rsidP="001918C0">
      <w:pPr>
        <w:rPr>
          <w:bCs/>
          <w:u w:val="single"/>
        </w:rPr>
      </w:pPr>
      <w:r w:rsidRPr="00A93D90">
        <w:rPr>
          <w:i/>
        </w:rPr>
        <w:t>[</w:t>
      </w:r>
      <w:r w:rsidR="001918C0">
        <w:rPr>
          <w:i/>
        </w:rPr>
        <w:t xml:space="preserve">Any </w:t>
      </w:r>
      <w:r w:rsidR="00AC6AEA">
        <w:rPr>
          <w:i/>
        </w:rPr>
        <w:t>Special Handling</w:t>
      </w:r>
      <w:r w:rsidR="001918C0">
        <w:rPr>
          <w:i/>
        </w:rPr>
        <w:t xml:space="preserve"> in the algorithm should be mentioned here. </w:t>
      </w:r>
    </w:p>
    <w:p w:rsidR="008418CB" w:rsidRDefault="001918C0" w:rsidP="001918C0">
      <w:pPr>
        <w:tabs>
          <w:tab w:val="left" w:pos="-90"/>
        </w:tabs>
        <w:jc w:val="both"/>
        <w:rPr>
          <w:i/>
        </w:rPr>
      </w:pPr>
      <w:r w:rsidRPr="001918C0">
        <w:rPr>
          <w:i/>
          <w:u w:val="single"/>
        </w:rPr>
        <w:t>Example:</w:t>
      </w:r>
      <w:r w:rsidRPr="001918C0">
        <w:rPr>
          <w:i/>
        </w:rPr>
        <w:t xml:space="preserve"> </w:t>
      </w:r>
      <w:r w:rsidR="00E46256">
        <w:rPr>
          <w:i/>
        </w:rPr>
        <w:t xml:space="preserve">a) </w:t>
      </w:r>
      <w:r w:rsidRPr="001918C0">
        <w:rPr>
          <w:i/>
        </w:rPr>
        <w:t xml:space="preserve">For integrating DTS2 with Neo6, an additional boost is </w:t>
      </w:r>
      <w:r w:rsidR="00AD44CF" w:rsidRPr="001918C0">
        <w:rPr>
          <w:i/>
        </w:rPr>
        <w:t>required</w:t>
      </w:r>
      <w:r w:rsidR="00AD44CF">
        <w:rPr>
          <w:i/>
        </w:rPr>
        <w:t>.</w:t>
      </w:r>
      <w:r w:rsidR="008418CB">
        <w:rPr>
          <w:i/>
        </w:rPr>
        <w:t xml:space="preserve"> </w:t>
      </w:r>
    </w:p>
    <w:p w:rsidR="004F1364" w:rsidRPr="001918C0" w:rsidRDefault="008418CB" w:rsidP="001918C0">
      <w:pPr>
        <w:tabs>
          <w:tab w:val="left" w:pos="-90"/>
        </w:tabs>
        <w:jc w:val="both"/>
        <w:rPr>
          <w:i/>
        </w:rPr>
      </w:pPr>
      <w:r>
        <w:rPr>
          <w:i/>
        </w:rPr>
        <w:lastRenderedPageBreak/>
        <w:t>b</w:t>
      </w:r>
      <w:r w:rsidR="00E46256">
        <w:rPr>
          <w:i/>
        </w:rPr>
        <w:t>) If FFT and hence bit reversal is used in the module, ISRs should disable the bit reversal bit of MODE1</w:t>
      </w:r>
      <w:r w:rsidR="001918C0" w:rsidRPr="001918C0">
        <w:rPr>
          <w:i/>
        </w:rPr>
        <w:t>]</w:t>
      </w:r>
    </w:p>
    <w:p w:rsidR="00A85849" w:rsidRDefault="00A85849">
      <w:pPr>
        <w:tabs>
          <w:tab w:val="left" w:pos="-90"/>
        </w:tabs>
        <w:jc w:val="both"/>
        <w:rPr>
          <w:bCs/>
          <w:u w:val="single"/>
        </w:rPr>
      </w:pPr>
    </w:p>
    <w:p w:rsidR="00C72924" w:rsidRDefault="0025438E" w:rsidP="00793D75">
      <w:pPr>
        <w:pStyle w:val="Heading1"/>
      </w:pPr>
      <w:bookmarkStart w:id="35" w:name="_Toc236737631"/>
      <w:bookmarkStart w:id="36" w:name="_Toc237418085"/>
      <w:bookmarkStart w:id="37" w:name="_Toc238625217"/>
      <w:r>
        <w:rPr>
          <w:caps w:val="0"/>
        </w:rPr>
        <w:t>MIPS &amp; MEMORY DETAILS</w:t>
      </w:r>
      <w:bookmarkEnd w:id="35"/>
      <w:bookmarkEnd w:id="36"/>
      <w:bookmarkEnd w:id="37"/>
    </w:p>
    <w:p w:rsidR="008418CB" w:rsidRDefault="007F6C5C" w:rsidP="007F6C5C">
      <w:pPr>
        <w:ind w:left="360"/>
      </w:pPr>
      <w:bookmarkStart w:id="38" w:name="_Toc189309467"/>
      <w:r>
        <w:tab/>
      </w:r>
    </w:p>
    <w:p w:rsidR="007F6C5C" w:rsidRDefault="007F6C5C" w:rsidP="007F6C5C">
      <w:pPr>
        <w:ind w:left="360"/>
        <w:rPr>
          <w:i/>
        </w:rPr>
      </w:pPr>
      <w:r>
        <w:rPr>
          <w:i/>
        </w:rPr>
        <w:t>[The</w:t>
      </w:r>
      <w:r w:rsidRPr="0069273A">
        <w:rPr>
          <w:i/>
        </w:rPr>
        <w:t xml:space="preserve"> </w:t>
      </w:r>
      <w:r>
        <w:rPr>
          <w:i/>
        </w:rPr>
        <w:t>MIPS and Memory details</w:t>
      </w:r>
      <w:r w:rsidRPr="0069273A">
        <w:rPr>
          <w:i/>
        </w:rPr>
        <w:t xml:space="preserve"> of the</w:t>
      </w:r>
      <w:r>
        <w:rPr>
          <w:i/>
        </w:rPr>
        <w:t xml:space="preserve"> </w:t>
      </w:r>
      <w:r w:rsidR="00D30E64">
        <w:rPr>
          <w:i/>
        </w:rPr>
        <w:t>algorithm</w:t>
      </w:r>
      <w:r>
        <w:rPr>
          <w:i/>
        </w:rPr>
        <w:t>/project</w:t>
      </w:r>
      <w:r w:rsidRPr="0069273A">
        <w:rPr>
          <w:i/>
        </w:rPr>
        <w:t xml:space="preserve"> should be </w:t>
      </w:r>
      <w:r>
        <w:rPr>
          <w:i/>
        </w:rPr>
        <w:t>mentioned here.</w:t>
      </w:r>
      <w:r w:rsidR="00E46256">
        <w:rPr>
          <w:i/>
        </w:rPr>
        <w:t xml:space="preserve"> Mention Start Address if applicable. Mention if there are any special </w:t>
      </w:r>
      <w:r w:rsidR="00C3066E">
        <w:rPr>
          <w:i/>
        </w:rPr>
        <w:t>cares to be taken like Memory align</w:t>
      </w:r>
      <w:r w:rsidR="00E46256">
        <w:rPr>
          <w:i/>
        </w:rPr>
        <w:t xml:space="preserve">, </w:t>
      </w:r>
      <w:r w:rsidR="00C3066E">
        <w:rPr>
          <w:i/>
        </w:rPr>
        <w:t>even</w:t>
      </w:r>
      <w:r w:rsidR="00E46256">
        <w:rPr>
          <w:i/>
        </w:rPr>
        <w:t xml:space="preserve"> </w:t>
      </w:r>
      <w:r w:rsidR="00AD44CF">
        <w:rPr>
          <w:i/>
        </w:rPr>
        <w:t>addressing</w:t>
      </w:r>
      <w:ins w:id="39" w:author="reena" w:date="2009-08-21T13:28:00Z">
        <w:r w:rsidR="00AD44CF">
          <w:rPr>
            <w:i/>
          </w:rPr>
          <w:t>.</w:t>
        </w:r>
      </w:ins>
      <w:r w:rsidR="00E46256">
        <w:rPr>
          <w:i/>
        </w:rPr>
        <w:t xml:space="preserve"> </w:t>
      </w:r>
      <w:r>
        <w:rPr>
          <w:i/>
        </w:rPr>
        <w:t>]</w:t>
      </w:r>
    </w:p>
    <w:p w:rsidR="007F6C5C" w:rsidRDefault="007F6C5C" w:rsidP="007F6C5C">
      <w:pPr>
        <w:jc w:val="both"/>
      </w:pPr>
    </w:p>
    <w:bookmarkEnd w:id="38"/>
    <w:p w:rsidR="00C72924" w:rsidRDefault="00651591" w:rsidP="00A95564">
      <w:pPr>
        <w:rPr>
          <w:b/>
        </w:rPr>
      </w:pPr>
      <w:r>
        <w:rPr>
          <w:b/>
        </w:rPr>
        <w:t>MEMORY</w:t>
      </w:r>
    </w:p>
    <w:p w:rsidR="00651591" w:rsidRPr="00651591" w:rsidRDefault="00651591" w:rsidP="00651591">
      <w:pPr>
        <w:rPr>
          <w:b/>
        </w:rPr>
      </w:pPr>
    </w:p>
    <w:tbl>
      <w:tblPr>
        <w:tblW w:w="43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99"/>
        <w:tblLook w:val="0000" w:firstRow="0" w:lastRow="0" w:firstColumn="0" w:lastColumn="0" w:noHBand="0" w:noVBand="0"/>
      </w:tblPr>
      <w:tblGrid>
        <w:gridCol w:w="1702"/>
        <w:gridCol w:w="2267"/>
        <w:gridCol w:w="1794"/>
        <w:gridCol w:w="1792"/>
      </w:tblGrid>
      <w:tr w:rsidR="001918C0" w:rsidRPr="00B94870">
        <w:tc>
          <w:tcPr>
            <w:tcW w:w="1127" w:type="pct"/>
            <w:shd w:val="clear" w:color="auto" w:fill="FFFF99"/>
          </w:tcPr>
          <w:p w:rsidR="001918C0" w:rsidRPr="00B94870" w:rsidRDefault="001918C0" w:rsidP="00ED0C78">
            <w:pPr>
              <w:rPr>
                <w:b/>
                <w:bCs/>
              </w:rPr>
            </w:pPr>
            <w:r w:rsidRPr="00B94870">
              <w:rPr>
                <w:b/>
                <w:bCs/>
              </w:rPr>
              <w:t>Memory</w:t>
            </w:r>
          </w:p>
        </w:tc>
        <w:tc>
          <w:tcPr>
            <w:tcW w:w="1500" w:type="pct"/>
            <w:shd w:val="clear" w:color="auto" w:fill="FFFF99"/>
          </w:tcPr>
          <w:p w:rsidR="001918C0" w:rsidRPr="00B94870" w:rsidRDefault="001918C0" w:rsidP="00ED0C78">
            <w:pPr>
              <w:rPr>
                <w:b/>
                <w:bCs/>
              </w:rPr>
            </w:pPr>
            <w:r w:rsidRPr="00B94870">
              <w:rPr>
                <w:b/>
                <w:bCs/>
              </w:rPr>
              <w:t>Size</w:t>
            </w:r>
            <w:r w:rsidR="00942E33" w:rsidRPr="00B94870">
              <w:rPr>
                <w:b/>
                <w:bCs/>
              </w:rPr>
              <w:t>@ 32 bit</w:t>
            </w: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/>
                <w:bCs/>
              </w:rPr>
            </w:pPr>
            <w:r w:rsidRPr="00B94870">
              <w:rPr>
                <w:b/>
                <w:bCs/>
              </w:rPr>
              <w:t>Start Address</w:t>
            </w: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/>
                <w:bCs/>
              </w:rPr>
            </w:pPr>
            <w:r w:rsidRPr="00B94870">
              <w:rPr>
                <w:b/>
                <w:bCs/>
              </w:rPr>
              <w:t>Remarks</w:t>
            </w:r>
          </w:p>
        </w:tc>
      </w:tr>
      <w:tr w:rsidR="001918C0" w:rsidRPr="00B94870">
        <w:tc>
          <w:tcPr>
            <w:tcW w:w="112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  <w:r w:rsidRPr="00B94870">
              <w:rPr>
                <w:bCs/>
              </w:rPr>
              <w:t>Code</w:t>
            </w:r>
          </w:p>
        </w:tc>
        <w:tc>
          <w:tcPr>
            <w:tcW w:w="1500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</w:tr>
      <w:tr w:rsidR="001918C0" w:rsidRPr="00B94870">
        <w:tc>
          <w:tcPr>
            <w:tcW w:w="112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  <w:r w:rsidRPr="00B94870">
              <w:rPr>
                <w:bCs/>
              </w:rPr>
              <w:t>Scratch</w:t>
            </w:r>
          </w:p>
        </w:tc>
        <w:tc>
          <w:tcPr>
            <w:tcW w:w="1500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</w:tr>
      <w:tr w:rsidR="001918C0" w:rsidRPr="00B94870">
        <w:tc>
          <w:tcPr>
            <w:tcW w:w="112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  <w:r w:rsidRPr="00B94870">
              <w:rPr>
                <w:bCs/>
              </w:rPr>
              <w:t>Static Memory</w:t>
            </w:r>
          </w:p>
        </w:tc>
        <w:tc>
          <w:tcPr>
            <w:tcW w:w="1500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</w:tr>
      <w:tr w:rsidR="001918C0" w:rsidRPr="00B94870">
        <w:tc>
          <w:tcPr>
            <w:tcW w:w="112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  <w:r w:rsidRPr="00B94870">
              <w:rPr>
                <w:bCs/>
              </w:rPr>
              <w:t>Co- efficient</w:t>
            </w:r>
          </w:p>
        </w:tc>
        <w:tc>
          <w:tcPr>
            <w:tcW w:w="1500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  <w:tc>
          <w:tcPr>
            <w:tcW w:w="1187" w:type="pct"/>
            <w:shd w:val="clear" w:color="auto" w:fill="FFFF99"/>
          </w:tcPr>
          <w:p w:rsidR="001918C0" w:rsidRPr="00B94870" w:rsidRDefault="001918C0" w:rsidP="00ED0C78">
            <w:pPr>
              <w:rPr>
                <w:bCs/>
                <w:color w:val="0000FF"/>
              </w:rPr>
            </w:pPr>
          </w:p>
        </w:tc>
      </w:tr>
    </w:tbl>
    <w:p w:rsidR="006E1AB2" w:rsidRPr="00B94870" w:rsidRDefault="006E1AB2">
      <w:pPr>
        <w:rPr>
          <w:b/>
          <w:bCs/>
        </w:rPr>
      </w:pPr>
    </w:p>
    <w:p w:rsidR="00C72924" w:rsidRPr="00B94870" w:rsidRDefault="006E1AB2">
      <w:pPr>
        <w:rPr>
          <w:b/>
          <w:bCs/>
        </w:rPr>
      </w:pPr>
      <w:r w:rsidRPr="00B94870">
        <w:rPr>
          <w:b/>
          <w:bCs/>
        </w:rPr>
        <w:t>MIPS</w:t>
      </w:r>
    </w:p>
    <w:p w:rsidR="006E1AB2" w:rsidRPr="00B94870" w:rsidRDefault="006E1AB2" w:rsidP="006E1AB2">
      <w:pPr>
        <w:rPr>
          <w:b/>
          <w:bCs/>
        </w:rPr>
      </w:pP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99"/>
        <w:tblLook w:val="0000" w:firstRow="0" w:lastRow="0" w:firstColumn="0" w:lastColumn="0" w:noHBand="0" w:noVBand="0"/>
      </w:tblPr>
      <w:tblGrid>
        <w:gridCol w:w="2250"/>
        <w:gridCol w:w="1964"/>
        <w:gridCol w:w="1758"/>
        <w:gridCol w:w="1405"/>
        <w:gridCol w:w="1167"/>
      </w:tblGrid>
      <w:tr w:rsidR="006E1AB2" w:rsidRPr="00B94870">
        <w:trPr>
          <w:trHeight w:val="285"/>
        </w:trPr>
        <w:tc>
          <w:tcPr>
            <w:tcW w:w="1316" w:type="pct"/>
            <w:vMerge w:val="restart"/>
            <w:shd w:val="clear" w:color="auto" w:fill="FFFF99"/>
          </w:tcPr>
          <w:p w:rsidR="006E1AB2" w:rsidRPr="00B94870" w:rsidRDefault="006E1AB2" w:rsidP="001C0967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Input</w:t>
            </w:r>
          </w:p>
          <w:p w:rsidR="006E1AB2" w:rsidRPr="00B94870" w:rsidRDefault="006E1AB2" w:rsidP="001C0967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Channels</w:t>
            </w:r>
          </w:p>
        </w:tc>
        <w:tc>
          <w:tcPr>
            <w:tcW w:w="1149" w:type="pct"/>
            <w:vMerge w:val="restart"/>
            <w:shd w:val="clear" w:color="auto" w:fill="FFFF99"/>
          </w:tcPr>
          <w:p w:rsidR="006E1AB2" w:rsidRPr="00B94870" w:rsidRDefault="006E1AB2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Output</w:t>
            </w:r>
          </w:p>
          <w:p w:rsidR="006E1AB2" w:rsidRPr="00B94870" w:rsidRDefault="006E1AB2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Channels</w:t>
            </w:r>
          </w:p>
        </w:tc>
        <w:tc>
          <w:tcPr>
            <w:tcW w:w="1029" w:type="pct"/>
            <w:vMerge w:val="restart"/>
            <w:shd w:val="clear" w:color="auto" w:fill="FFFF99"/>
          </w:tcPr>
          <w:p w:rsidR="006E1AB2" w:rsidRPr="00B94870" w:rsidRDefault="006E1AB2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Sampling Rate</w:t>
            </w:r>
          </w:p>
        </w:tc>
        <w:tc>
          <w:tcPr>
            <w:tcW w:w="822" w:type="pct"/>
            <w:vMerge w:val="restart"/>
            <w:shd w:val="clear" w:color="auto" w:fill="FFFF99"/>
          </w:tcPr>
          <w:p w:rsidR="006E1AB2" w:rsidRPr="00B94870" w:rsidRDefault="00651591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Stream Used</w:t>
            </w:r>
          </w:p>
        </w:tc>
        <w:tc>
          <w:tcPr>
            <w:tcW w:w="683" w:type="pct"/>
            <w:vMerge w:val="restart"/>
            <w:shd w:val="clear" w:color="auto" w:fill="FFFF99"/>
          </w:tcPr>
          <w:p w:rsidR="006E1AB2" w:rsidRPr="00B94870" w:rsidRDefault="006E1AB2" w:rsidP="000D2ED0">
            <w:pPr>
              <w:rPr>
                <w:b/>
                <w:bCs/>
                <w:i/>
              </w:rPr>
            </w:pPr>
            <w:r w:rsidRPr="00B94870">
              <w:rPr>
                <w:b/>
                <w:bCs/>
                <w:i/>
              </w:rPr>
              <w:t>MIPS</w:t>
            </w:r>
          </w:p>
        </w:tc>
      </w:tr>
      <w:tr w:rsidR="006E1AB2" w:rsidRPr="00B94870">
        <w:trPr>
          <w:trHeight w:val="285"/>
        </w:trPr>
        <w:tc>
          <w:tcPr>
            <w:tcW w:w="1316" w:type="pct"/>
            <w:vMerge/>
            <w:shd w:val="clear" w:color="auto" w:fill="FFFF99"/>
          </w:tcPr>
          <w:p w:rsidR="006E1AB2" w:rsidRPr="00B94870" w:rsidRDefault="006E1AB2" w:rsidP="001C0967">
            <w:pPr>
              <w:rPr>
                <w:b/>
                <w:bCs/>
                <w:i/>
              </w:rPr>
            </w:pPr>
          </w:p>
        </w:tc>
        <w:tc>
          <w:tcPr>
            <w:tcW w:w="1149" w:type="pct"/>
            <w:vMerge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1029" w:type="pct"/>
            <w:vMerge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822" w:type="pct"/>
            <w:vMerge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vMerge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1013"/>
        </w:trPr>
        <w:tc>
          <w:tcPr>
            <w:tcW w:w="1316" w:type="pct"/>
            <w:shd w:val="clear" w:color="auto" w:fill="FFFF99"/>
          </w:tcPr>
          <w:p w:rsidR="006E1AB2" w:rsidRPr="00B94870" w:rsidRDefault="006E1AB2" w:rsidP="000D2ED0">
            <w:pPr>
              <w:rPr>
                <w:b/>
                <w:bCs/>
                <w:i/>
                <w:color w:val="0000FF"/>
              </w:rPr>
            </w:pPr>
            <w:r w:rsidRPr="00B94870">
              <w:rPr>
                <w:b/>
                <w:bCs/>
                <w:i/>
                <w:color w:val="0000FF"/>
              </w:rPr>
              <w:t>[Cover all the possible channels]</w:t>
            </w: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1C0967">
            <w:pPr>
              <w:rPr>
                <w:b/>
                <w:bCs/>
                <w:i/>
                <w:color w:val="0000FF"/>
              </w:rPr>
            </w:pPr>
            <w:r w:rsidRPr="00B94870">
              <w:rPr>
                <w:b/>
                <w:bCs/>
                <w:i/>
                <w:color w:val="0000FF"/>
              </w:rPr>
              <w:t>[Cover all the possible channels]</w:t>
            </w: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0D2ED0">
            <w:pPr>
              <w:rPr>
                <w:b/>
                <w:bCs/>
                <w:i/>
                <w:color w:val="0000FF"/>
              </w:rPr>
            </w:pPr>
            <w:r w:rsidRPr="00B94870">
              <w:rPr>
                <w:b/>
                <w:bCs/>
                <w:i/>
                <w:color w:val="0000FF"/>
              </w:rPr>
              <w:t>48kHz</w:t>
            </w: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0D2ED0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0D2ED0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0D2ED0">
            <w:pPr>
              <w:rPr>
                <w:b/>
                <w:bCs/>
                <w:i/>
                <w:color w:val="0000FF"/>
              </w:rPr>
            </w:pPr>
            <w:r w:rsidRPr="00B94870">
              <w:rPr>
                <w:b/>
                <w:bCs/>
                <w:i/>
                <w:color w:val="0000FF"/>
              </w:rPr>
              <w:t>96kHz</w:t>
            </w: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  <w:r w:rsidRPr="00B94870">
              <w:rPr>
                <w:b/>
                <w:bCs/>
                <w:i/>
                <w:color w:val="0000FF"/>
              </w:rPr>
              <w:t>192kHz</w:t>
            </w: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64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  <w:tr w:rsidR="006E1AB2" w:rsidRPr="00B94870">
        <w:trPr>
          <w:trHeight w:val="250"/>
        </w:trPr>
        <w:tc>
          <w:tcPr>
            <w:tcW w:w="1316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14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1029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i/>
                <w:color w:val="0000FF"/>
              </w:rPr>
            </w:pPr>
          </w:p>
        </w:tc>
        <w:tc>
          <w:tcPr>
            <w:tcW w:w="822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  <w:tc>
          <w:tcPr>
            <w:tcW w:w="683" w:type="pct"/>
            <w:shd w:val="clear" w:color="auto" w:fill="FFFF99"/>
          </w:tcPr>
          <w:p w:rsidR="006E1AB2" w:rsidRPr="00B94870" w:rsidRDefault="006E1AB2" w:rsidP="0057288C">
            <w:pPr>
              <w:rPr>
                <w:b/>
                <w:bCs/>
                <w:color w:val="0000FF"/>
              </w:rPr>
            </w:pPr>
          </w:p>
        </w:tc>
      </w:tr>
    </w:tbl>
    <w:p w:rsidR="00C72924" w:rsidRPr="00B94870" w:rsidRDefault="00C72924">
      <w:pPr>
        <w:rPr>
          <w:b/>
        </w:rPr>
      </w:pPr>
    </w:p>
    <w:p w:rsidR="00C72924" w:rsidRDefault="00C72924">
      <w:pPr>
        <w:pStyle w:val="Header"/>
        <w:tabs>
          <w:tab w:val="clear" w:pos="4320"/>
          <w:tab w:val="clear" w:pos="8640"/>
        </w:tabs>
      </w:pPr>
    </w:p>
    <w:p w:rsidR="00C72924" w:rsidRDefault="00C72924">
      <w:pPr>
        <w:rPr>
          <w:b/>
          <w:bCs/>
        </w:rPr>
      </w:pPr>
    </w:p>
    <w:p w:rsidR="00366113" w:rsidRDefault="00366113">
      <w:pPr>
        <w:rPr>
          <w:b/>
          <w:bCs/>
        </w:rPr>
      </w:pPr>
    </w:p>
    <w:p w:rsidR="00366113" w:rsidRDefault="00366113">
      <w:pPr>
        <w:rPr>
          <w:b/>
          <w:bCs/>
        </w:rPr>
      </w:pPr>
    </w:p>
    <w:p w:rsidR="00366113" w:rsidRDefault="00366113">
      <w:pPr>
        <w:rPr>
          <w:b/>
          <w:bCs/>
        </w:rPr>
      </w:pPr>
    </w:p>
    <w:p w:rsidR="00C72924" w:rsidRDefault="00C72924">
      <w:pPr>
        <w:ind w:left="360" w:firstLine="360"/>
      </w:pPr>
      <w:r>
        <w:br/>
      </w:r>
    </w:p>
    <w:p w:rsidR="00C72924" w:rsidRDefault="00C72924">
      <w:pPr>
        <w:pStyle w:val="Header"/>
        <w:tabs>
          <w:tab w:val="clear" w:pos="4320"/>
          <w:tab w:val="clear" w:pos="8640"/>
        </w:tabs>
      </w:pPr>
    </w:p>
    <w:p w:rsidR="00C72924" w:rsidRDefault="00C72924">
      <w:pPr>
        <w:pStyle w:val="Header"/>
        <w:tabs>
          <w:tab w:val="clear" w:pos="4320"/>
          <w:tab w:val="clear" w:pos="8640"/>
        </w:tabs>
      </w:pPr>
    </w:p>
    <w:p w:rsidR="00C71B46" w:rsidRDefault="00C71B46" w:rsidP="00926856">
      <w:pPr>
        <w:pStyle w:val="Appendix1"/>
      </w:pPr>
      <w:bookmarkStart w:id="40" w:name="_Toc238625218"/>
      <w:bookmarkEnd w:id="40"/>
    </w:p>
    <w:p w:rsidR="00366113" w:rsidRDefault="00C71B46" w:rsidP="00366113">
      <w:pPr>
        <w:ind w:left="360"/>
        <w:rPr>
          <w:i/>
        </w:rPr>
      </w:pPr>
      <w:r>
        <w:rPr>
          <w:i/>
        </w:rPr>
        <w:t>[</w:t>
      </w:r>
      <w:r w:rsidR="00144D03">
        <w:rPr>
          <w:i/>
        </w:rPr>
        <w:t>Please mention the t</w:t>
      </w:r>
      <w:r>
        <w:rPr>
          <w:i/>
        </w:rPr>
        <w:t xml:space="preserve">ips for </w:t>
      </w:r>
      <w:r w:rsidR="00B06497">
        <w:rPr>
          <w:i/>
        </w:rPr>
        <w:t xml:space="preserve">optimized </w:t>
      </w:r>
      <w:r w:rsidR="00BA1495">
        <w:rPr>
          <w:i/>
        </w:rPr>
        <w:t>integration. The</w:t>
      </w:r>
      <w:r w:rsidR="00366113" w:rsidRPr="0069273A">
        <w:rPr>
          <w:i/>
        </w:rPr>
        <w:t xml:space="preserve"> </w:t>
      </w:r>
      <w:r w:rsidR="004C7F40">
        <w:rPr>
          <w:i/>
        </w:rPr>
        <w:t>tradeoff</w:t>
      </w:r>
      <w:r w:rsidR="00366113">
        <w:rPr>
          <w:i/>
        </w:rPr>
        <w:t xml:space="preserve"> for MIPS and Memory </w:t>
      </w:r>
      <w:r w:rsidR="00366113" w:rsidRPr="0069273A">
        <w:rPr>
          <w:i/>
        </w:rPr>
        <w:t>of the</w:t>
      </w:r>
      <w:r w:rsidR="00366113">
        <w:rPr>
          <w:i/>
        </w:rPr>
        <w:t xml:space="preserve"> algorithm/project</w:t>
      </w:r>
      <w:r w:rsidR="00366113" w:rsidRPr="0069273A">
        <w:rPr>
          <w:i/>
        </w:rPr>
        <w:t xml:space="preserve"> sh</w:t>
      </w:r>
      <w:r w:rsidR="00E46256">
        <w:rPr>
          <w:i/>
        </w:rPr>
        <w:t>all</w:t>
      </w:r>
      <w:r w:rsidR="00366113" w:rsidRPr="0069273A">
        <w:rPr>
          <w:i/>
        </w:rPr>
        <w:t xml:space="preserve"> be </w:t>
      </w:r>
      <w:r w:rsidR="00366113">
        <w:rPr>
          <w:i/>
        </w:rPr>
        <w:t>mentioned here like if certain buffers should not be placed in Block 0 or any other</w:t>
      </w:r>
      <w:r w:rsidR="00E46256">
        <w:rPr>
          <w:i/>
        </w:rPr>
        <w:t xml:space="preserve"> similar</w:t>
      </w:r>
      <w:r w:rsidR="00366113">
        <w:rPr>
          <w:i/>
        </w:rPr>
        <w:t xml:space="preserve"> optimization tips.]</w:t>
      </w:r>
    </w:p>
    <w:p w:rsidR="0011381D" w:rsidRPr="002D62EB" w:rsidRDefault="00C0614C" w:rsidP="0011381D">
      <w:pPr>
        <w:rPr>
          <w:i/>
        </w:rPr>
      </w:pPr>
      <w:r>
        <w:rPr>
          <w:i/>
        </w:rPr>
        <w:br w:type="page"/>
      </w:r>
      <w:r w:rsidR="0011381D" w:rsidRPr="002D62EB">
        <w:rPr>
          <w:i/>
        </w:rPr>
        <w:lastRenderedPageBreak/>
        <w:t>[The following is the amendment history for the template. Please remove it while making use of the template]</w:t>
      </w:r>
    </w:p>
    <w:p w:rsidR="0011381D" w:rsidRPr="002D62EB" w:rsidRDefault="0011381D" w:rsidP="0011381D"/>
    <w:p w:rsidR="0011381D" w:rsidRPr="002D62EB" w:rsidRDefault="0011381D" w:rsidP="0011381D">
      <w:pPr>
        <w:rPr>
          <w:b/>
          <w:bCs/>
        </w:rPr>
      </w:pPr>
      <w:r w:rsidRPr="002D62EB">
        <w:rPr>
          <w:b/>
          <w:bCs/>
        </w:rPr>
        <w:t>Template Amendment History:</w:t>
      </w:r>
    </w:p>
    <w:p w:rsidR="00DA4ACF" w:rsidRPr="002D62EB" w:rsidRDefault="00DA4ACF" w:rsidP="0011381D">
      <w:pPr>
        <w:rPr>
          <w:bCs/>
        </w:rPr>
      </w:pPr>
    </w:p>
    <w:tbl>
      <w:tblPr>
        <w:tblpPr w:leftFromText="180" w:rightFromText="180" w:vertAnchor="text" w:horzAnchor="margin" w:tblpY="148"/>
        <w:tblW w:w="53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2272"/>
        <w:gridCol w:w="1931"/>
        <w:gridCol w:w="1288"/>
        <w:gridCol w:w="1621"/>
        <w:gridCol w:w="1527"/>
      </w:tblGrid>
      <w:tr w:rsidR="00B94870" w:rsidRPr="002D62EB" w:rsidTr="00D94712">
        <w:trPr>
          <w:trHeight w:val="343"/>
        </w:trPr>
        <w:tc>
          <w:tcPr>
            <w:tcW w:w="33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lang w:val="en-IN" w:eastAsia="en-IN"/>
              </w:rPr>
            </w:pPr>
            <w:r w:rsidRPr="002D62EB">
              <w:rPr>
                <w:b/>
                <w:bCs/>
                <w:color w:val="000000"/>
                <w:lang w:val="en-IN" w:eastAsia="en-IN"/>
              </w:rPr>
              <w:t>Ver.No</w:t>
            </w:r>
          </w:p>
        </w:tc>
        <w:tc>
          <w:tcPr>
            <w:tcW w:w="1226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lang w:val="en-IN" w:eastAsia="en-IN"/>
              </w:rPr>
            </w:pPr>
            <w:r w:rsidRPr="002D62EB">
              <w:rPr>
                <w:b/>
                <w:bCs/>
                <w:color w:val="000000"/>
                <w:lang w:val="en-IN" w:eastAsia="en-IN"/>
              </w:rPr>
              <w:t>Author</w:t>
            </w:r>
          </w:p>
        </w:tc>
        <w:tc>
          <w:tcPr>
            <w:tcW w:w="104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lang w:val="en-IN" w:eastAsia="en-IN"/>
              </w:rPr>
            </w:pPr>
            <w:r w:rsidRPr="002D62EB">
              <w:rPr>
                <w:b/>
                <w:bCs/>
                <w:color w:val="000000"/>
                <w:lang w:val="en-IN" w:eastAsia="en-IN"/>
              </w:rPr>
              <w:t>Description of Changes</w:t>
            </w:r>
          </w:p>
        </w:tc>
        <w:tc>
          <w:tcPr>
            <w:tcW w:w="695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lang w:val="en-IN" w:eastAsia="en-IN"/>
              </w:rPr>
            </w:pPr>
            <w:r w:rsidRPr="002D62EB">
              <w:rPr>
                <w:b/>
                <w:bCs/>
                <w:color w:val="000000"/>
                <w:lang w:val="en-IN" w:eastAsia="en-IN"/>
              </w:rPr>
              <w:t xml:space="preserve">Status </w:t>
            </w:r>
          </w:p>
        </w:tc>
        <w:tc>
          <w:tcPr>
            <w:tcW w:w="875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lang w:val="en-IN" w:eastAsia="en-IN"/>
              </w:rPr>
            </w:pPr>
            <w:r w:rsidRPr="002D62EB">
              <w:rPr>
                <w:b/>
                <w:bCs/>
                <w:color w:val="000000"/>
                <w:lang w:val="en-IN" w:eastAsia="en-IN"/>
              </w:rPr>
              <w:t>Approved Date</w:t>
            </w:r>
          </w:p>
        </w:tc>
        <w:tc>
          <w:tcPr>
            <w:tcW w:w="824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lang w:val="en-IN" w:eastAsia="en-IN"/>
              </w:rPr>
            </w:pPr>
            <w:r w:rsidRPr="002D62EB">
              <w:rPr>
                <w:b/>
                <w:bCs/>
                <w:color w:val="000000"/>
                <w:lang w:val="en-IN" w:eastAsia="en-IN"/>
              </w:rPr>
              <w:t>Approved By</w:t>
            </w:r>
          </w:p>
        </w:tc>
      </w:tr>
      <w:tr w:rsidR="00B94870" w:rsidRPr="002D62EB" w:rsidTr="00D94712">
        <w:trPr>
          <w:trHeight w:val="343"/>
        </w:trPr>
        <w:tc>
          <w:tcPr>
            <w:tcW w:w="33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 w:rsidRPr="002D62EB">
              <w:rPr>
                <w:bCs/>
                <w:color w:val="000000"/>
                <w:lang w:val="en-IN" w:eastAsia="en-IN"/>
              </w:rPr>
              <w:t>1.0</w:t>
            </w:r>
          </w:p>
        </w:tc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 w:rsidRPr="002D62EB">
              <w:rPr>
                <w:bCs/>
                <w:color w:val="000000"/>
                <w:lang w:val="en-IN" w:eastAsia="en-IN"/>
              </w:rPr>
              <w:t>Reena. R</w:t>
            </w:r>
          </w:p>
        </w:tc>
        <w:tc>
          <w:tcPr>
            <w:tcW w:w="104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 w:rsidRPr="002D62EB">
              <w:rPr>
                <w:bCs/>
                <w:color w:val="000000"/>
                <w:lang w:val="en-IN" w:eastAsia="en-IN"/>
              </w:rPr>
              <w:t>Renaming and Renumbering of templates.</w:t>
            </w:r>
          </w:p>
        </w:tc>
        <w:tc>
          <w:tcPr>
            <w:tcW w:w="69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 w:rsidRPr="002D62EB">
              <w:rPr>
                <w:bCs/>
                <w:color w:val="000000"/>
                <w:lang w:val="en-IN" w:eastAsia="en-IN"/>
              </w:rPr>
              <w:t>Released</w:t>
            </w:r>
          </w:p>
        </w:tc>
        <w:tc>
          <w:tcPr>
            <w:tcW w:w="87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 w:rsidRPr="002D62EB">
              <w:rPr>
                <w:bCs/>
                <w:color w:val="000000"/>
                <w:lang w:val="en-IN" w:eastAsia="en-IN"/>
              </w:rPr>
              <w:t>26-Feb-2010</w:t>
            </w:r>
          </w:p>
        </w:tc>
        <w:tc>
          <w:tcPr>
            <w:tcW w:w="8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B94870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Afzalkhan.B</w:t>
            </w:r>
          </w:p>
        </w:tc>
      </w:tr>
      <w:tr w:rsidR="00B94870" w:rsidRPr="002D62EB" w:rsidTr="00D94712">
        <w:trPr>
          <w:trHeight w:val="343"/>
        </w:trPr>
        <w:tc>
          <w:tcPr>
            <w:tcW w:w="33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0A4D58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1.1</w:t>
            </w:r>
          </w:p>
        </w:tc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0A4D58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Yamini Dhamodaran</w:t>
            </w:r>
          </w:p>
        </w:tc>
        <w:tc>
          <w:tcPr>
            <w:tcW w:w="104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0A4D58" w:rsidP="00B94870">
            <w:pPr>
              <w:spacing w:before="100" w:beforeAutospacing="1" w:after="100" w:afterAutospacing="1" w:line="276" w:lineRule="auto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Fonts are made uniform across the Template.</w:t>
            </w:r>
          </w:p>
        </w:tc>
        <w:tc>
          <w:tcPr>
            <w:tcW w:w="69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0A4D58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Released</w:t>
            </w:r>
          </w:p>
        </w:tc>
        <w:tc>
          <w:tcPr>
            <w:tcW w:w="87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EE72CE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17-Oct-2024</w:t>
            </w:r>
          </w:p>
        </w:tc>
        <w:tc>
          <w:tcPr>
            <w:tcW w:w="8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870" w:rsidRPr="002D62EB" w:rsidRDefault="002B1505" w:rsidP="00B94870">
            <w:pPr>
              <w:spacing w:before="100" w:beforeAutospacing="1" w:after="100" w:afterAutospacing="1"/>
              <w:jc w:val="center"/>
              <w:rPr>
                <w:bCs/>
                <w:color w:val="000000"/>
                <w:lang w:val="en-IN" w:eastAsia="en-IN"/>
              </w:rPr>
            </w:pPr>
            <w:r>
              <w:rPr>
                <w:bCs/>
                <w:color w:val="000000"/>
                <w:lang w:val="en-IN" w:eastAsia="en-IN"/>
              </w:rPr>
              <w:t>SEPG</w:t>
            </w:r>
          </w:p>
        </w:tc>
      </w:tr>
    </w:tbl>
    <w:p w:rsidR="00DA4ACF" w:rsidRPr="002D62EB" w:rsidRDefault="00DA4ACF" w:rsidP="0011381D">
      <w:pPr>
        <w:rPr>
          <w:bCs/>
        </w:rPr>
      </w:pPr>
    </w:p>
    <w:p w:rsidR="00DA4ACF" w:rsidRPr="002D62EB" w:rsidRDefault="00DA4ACF" w:rsidP="0011381D"/>
    <w:p w:rsidR="0011381D" w:rsidRPr="002D62EB" w:rsidRDefault="0011381D" w:rsidP="0011381D">
      <w:r w:rsidRPr="002D62EB">
        <w:tab/>
      </w:r>
    </w:p>
    <w:p w:rsidR="0011381D" w:rsidRDefault="0011381D" w:rsidP="0011381D"/>
    <w:p w:rsidR="00C72924" w:rsidRDefault="00C72924"/>
    <w:sectPr w:rsidR="00C72924" w:rsidSect="00A93D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33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577" w:rsidRDefault="00450577">
      <w:r>
        <w:separator/>
      </w:r>
    </w:p>
  </w:endnote>
  <w:endnote w:type="continuationSeparator" w:id="0">
    <w:p w:rsidR="00450577" w:rsidRDefault="0045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922" w:rsidRDefault="00E069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60"/>
      <w:gridCol w:w="5672"/>
      <w:gridCol w:w="2269"/>
    </w:tblGrid>
    <w:tr w:rsidR="00A96E67" w:rsidRPr="00E04869" w:rsidTr="00E06922">
      <w:trPr>
        <w:trHeight w:val="326"/>
      </w:trPr>
      <w:tc>
        <w:tcPr>
          <w:tcW w:w="1960" w:type="dxa"/>
          <w:vAlign w:val="bottom"/>
        </w:tcPr>
        <w:p w:rsidR="00A96E67" w:rsidRPr="005B658D" w:rsidRDefault="00C56B50" w:rsidP="00C56B50">
          <w:pPr>
            <w:pStyle w:val="Footer"/>
            <w:rPr>
              <w:bCs/>
              <w:snapToGrid w:val="0"/>
              <w:color w:val="0000FF"/>
            </w:rPr>
          </w:pPr>
          <w:r w:rsidRPr="005B658D">
            <w:rPr>
              <w:bCs/>
              <w:snapToGrid w:val="0"/>
              <w:color w:val="0000FF"/>
            </w:rPr>
            <w:t>ET_3022/</w:t>
          </w:r>
          <w:r w:rsidR="004A0C76">
            <w:rPr>
              <w:bCs/>
              <w:snapToGrid w:val="0"/>
              <w:color w:val="0000FF"/>
            </w:rPr>
            <w:t>1.1</w:t>
          </w:r>
        </w:p>
      </w:tc>
      <w:tc>
        <w:tcPr>
          <w:tcW w:w="5672" w:type="dxa"/>
          <w:vAlign w:val="bottom"/>
        </w:tcPr>
        <w:p w:rsidR="00A96E67" w:rsidRPr="005B658D" w:rsidRDefault="00E06922" w:rsidP="00760D75">
          <w:pPr>
            <w:pStyle w:val="Footer"/>
            <w:jc w:val="center"/>
            <w:rPr>
              <w:bCs/>
              <w:snapToGrid w:val="0"/>
              <w:color w:val="0000FF"/>
            </w:rPr>
          </w:pPr>
          <w:r>
            <w:rPr>
              <w:bCs/>
              <w:snapToGrid w:val="0"/>
              <w:color w:val="0000FF"/>
            </w:rPr>
            <w:t>Confidential</w:t>
          </w:r>
        </w:p>
      </w:tc>
      <w:tc>
        <w:tcPr>
          <w:tcW w:w="2269" w:type="dxa"/>
          <w:vAlign w:val="bottom"/>
        </w:tcPr>
        <w:p w:rsidR="00A96E67" w:rsidRPr="005B658D" w:rsidRDefault="00A96E67" w:rsidP="00B439D2">
          <w:pPr>
            <w:pStyle w:val="Footer"/>
            <w:jc w:val="right"/>
            <w:rPr>
              <w:bCs/>
              <w:snapToGrid w:val="0"/>
              <w:color w:val="0000FF"/>
            </w:rPr>
          </w:pPr>
          <w:r w:rsidRPr="005B658D">
            <w:rPr>
              <w:bCs/>
              <w:snapToGrid w:val="0"/>
              <w:color w:val="0000FF"/>
            </w:rPr>
            <w:t xml:space="preserve">Page: </w:t>
          </w:r>
          <w:r w:rsidRPr="005B658D">
            <w:rPr>
              <w:rStyle w:val="PageNumber"/>
              <w:bCs/>
              <w:color w:val="0000FF"/>
            </w:rPr>
            <w:fldChar w:fldCharType="begin"/>
          </w:r>
          <w:r w:rsidRPr="005B658D">
            <w:rPr>
              <w:rStyle w:val="PageNumber"/>
              <w:bCs/>
              <w:color w:val="0000FF"/>
            </w:rPr>
            <w:instrText xml:space="preserve"> PAGE </w:instrText>
          </w:r>
          <w:r w:rsidRPr="005B658D">
            <w:rPr>
              <w:rStyle w:val="PageNumber"/>
              <w:bCs/>
              <w:color w:val="0000FF"/>
            </w:rPr>
            <w:fldChar w:fldCharType="separate"/>
          </w:r>
          <w:r w:rsidR="00D94712">
            <w:rPr>
              <w:rStyle w:val="PageNumber"/>
              <w:bCs/>
              <w:noProof/>
              <w:color w:val="0000FF"/>
            </w:rPr>
            <w:t>1</w:t>
          </w:r>
          <w:r w:rsidRPr="005B658D">
            <w:rPr>
              <w:rStyle w:val="PageNumber"/>
              <w:bCs/>
              <w:color w:val="0000FF"/>
            </w:rPr>
            <w:fldChar w:fldCharType="end"/>
          </w:r>
          <w:r w:rsidRPr="005B658D">
            <w:rPr>
              <w:bCs/>
              <w:snapToGrid w:val="0"/>
              <w:color w:val="0000FF"/>
            </w:rPr>
            <w:t xml:space="preserve"> </w:t>
          </w:r>
        </w:p>
      </w:tc>
    </w:tr>
  </w:tbl>
  <w:p w:rsidR="00C72924" w:rsidRDefault="00C7292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922" w:rsidRDefault="00E069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577" w:rsidRDefault="00450577">
      <w:r>
        <w:separator/>
      </w:r>
    </w:p>
  </w:footnote>
  <w:footnote w:type="continuationSeparator" w:id="0">
    <w:p w:rsidR="00450577" w:rsidRDefault="004505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922" w:rsidRDefault="00E069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0"/>
      <w:gridCol w:w="6480"/>
    </w:tblGrid>
    <w:tr w:rsidR="00A96E67" w:rsidRPr="00CA4BC5" w:rsidTr="002B1505">
      <w:trPr>
        <w:cantSplit/>
        <w:trHeight w:val="1070"/>
      </w:trPr>
      <w:tc>
        <w:tcPr>
          <w:tcW w:w="2880" w:type="dxa"/>
          <w:tcBorders>
            <w:right w:val="single" w:sz="4" w:space="0" w:color="auto"/>
          </w:tcBorders>
          <w:vAlign w:val="center"/>
        </w:tcPr>
        <w:p w:rsidR="00A96E67" w:rsidRDefault="0016151B" w:rsidP="0016151B">
          <w:pPr>
            <w:pStyle w:val="Header"/>
          </w:pPr>
          <w:bookmarkStart w:id="41" w:name="_GoBack"/>
          <w:bookmarkEnd w:id="41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04AD7CC" wp14:editId="2245678E">
                <wp:simplePos x="0" y="0"/>
                <wp:positionH relativeFrom="column">
                  <wp:posOffset>149860</wp:posOffset>
                </wp:positionH>
                <wp:positionV relativeFrom="paragraph">
                  <wp:posOffset>-269875</wp:posOffset>
                </wp:positionV>
                <wp:extent cx="1400175" cy="518795"/>
                <wp:effectExtent l="0" t="0" r="9525" b="0"/>
                <wp:wrapTight wrapText="bothSides">
                  <wp:wrapPolygon edited="0">
                    <wp:start x="0" y="0"/>
                    <wp:lineTo x="0" y="20622"/>
                    <wp:lineTo x="21453" y="20622"/>
                    <wp:lineTo x="21453" y="0"/>
                    <wp:lineTo x="0" y="0"/>
                  </wp:wrapPolygon>
                </wp:wrapTight>
                <wp:docPr id="5" name="Picture 4" descr="tlogo2.jpg">
                  <a:extLst xmlns:a="http://schemas.openxmlformats.org/drawingml/2006/main">
                    <a:ext uri="{FF2B5EF4-FFF2-40B4-BE49-F238E27FC236}">
                      <a16:creationId xmlns:arto="http://schemas.microsoft.com/office/word/2006/arto" xmlns:lc="http://schemas.openxmlformats.org/drawingml/2006/lockedCanvas" xmlns="" xmlns:a16="http://schemas.microsoft.com/office/drawing/2014/main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FD05FAB9-16E3-4D7A-A967-129968AE241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tlogo2.jpg">
                          <a:extLst>
                            <a:ext uri="{FF2B5EF4-FFF2-40B4-BE49-F238E27FC236}">
                              <a16:creationId xmlns:arto="http://schemas.microsoft.com/office/word/2006/arto" xmlns:lc="http://schemas.openxmlformats.org/drawingml/2006/lockedCanvas" xmlns="" xmlns:a16="http://schemas.microsoft.com/office/drawing/2014/main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FD05FAB9-16E3-4D7A-A967-129968AE241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0175" cy="518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8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A96E67" w:rsidRPr="0016151B" w:rsidRDefault="00A96E67" w:rsidP="0016151B">
          <w:pPr>
            <w:pStyle w:val="Header"/>
            <w:spacing w:beforeLines="50" w:before="120" w:afterLines="50" w:after="120"/>
            <w:jc w:val="center"/>
            <w:rPr>
              <w:b/>
              <w:color w:val="0000FF"/>
              <w:sz w:val="44"/>
              <w:szCs w:val="22"/>
            </w:rPr>
          </w:pPr>
          <w:r w:rsidRPr="005B658D">
            <w:rPr>
              <w:b/>
              <w:color w:val="0000FF"/>
              <w:sz w:val="44"/>
              <w:szCs w:val="22"/>
            </w:rPr>
            <w:t>INTEGRATION DOCUMENT</w:t>
          </w:r>
        </w:p>
      </w:tc>
    </w:tr>
  </w:tbl>
  <w:p w:rsidR="00C72924" w:rsidRDefault="00C7292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922" w:rsidRDefault="00E069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FF612AA"/>
    <w:multiLevelType w:val="hybridMultilevel"/>
    <w:tmpl w:val="B90439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B2BF4"/>
    <w:multiLevelType w:val="singleLevel"/>
    <w:tmpl w:val="04090001"/>
    <w:lvl w:ilvl="0">
      <w:start w:val="1"/>
      <w:numFmt w:val="bullet"/>
      <w:pStyle w:val="tab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3B7665"/>
    <w:multiLevelType w:val="hybridMultilevel"/>
    <w:tmpl w:val="CA9C7D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065CF"/>
    <w:multiLevelType w:val="hybridMultilevel"/>
    <w:tmpl w:val="252C883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32A88"/>
    <w:multiLevelType w:val="hybridMultilevel"/>
    <w:tmpl w:val="C0BED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93875"/>
    <w:multiLevelType w:val="hybridMultilevel"/>
    <w:tmpl w:val="2640DED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7E861F"/>
    <w:multiLevelType w:val="hybridMultilevel"/>
    <w:tmpl w:val="26F7A1C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666B13"/>
    <w:multiLevelType w:val="hybridMultilevel"/>
    <w:tmpl w:val="14BCE59C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F4542C"/>
    <w:multiLevelType w:val="hybridMultilevel"/>
    <w:tmpl w:val="BCFEE2D4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9" w15:restartNumberingAfterBreak="0">
    <w:nsid w:val="2FA17E62"/>
    <w:multiLevelType w:val="hybridMultilevel"/>
    <w:tmpl w:val="97C6F3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94A89"/>
    <w:multiLevelType w:val="multilevel"/>
    <w:tmpl w:val="1134589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/>
        <w:i w:val="0"/>
        <w:sz w:val="18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2F62A0E"/>
    <w:multiLevelType w:val="hybridMultilevel"/>
    <w:tmpl w:val="F2E5DBD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ACC5A50"/>
    <w:multiLevelType w:val="hybridMultilevel"/>
    <w:tmpl w:val="CD1899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85AD8"/>
    <w:multiLevelType w:val="multilevel"/>
    <w:tmpl w:val="B952F37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69"/>
        </w:tabs>
        <w:ind w:left="569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13"/>
        </w:tabs>
        <w:ind w:left="713" w:hanging="72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7"/>
        </w:tabs>
        <w:ind w:left="857" w:hanging="86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1"/>
        </w:tabs>
        <w:ind w:left="1001" w:hanging="1008"/>
      </w:pPr>
      <w:rPr>
        <w:rFonts w:ascii="Times New Roman" w:hAnsi="Times New Roman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45"/>
        </w:tabs>
        <w:ind w:left="11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9"/>
        </w:tabs>
        <w:ind w:left="12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33"/>
        </w:tabs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7"/>
        </w:tabs>
        <w:ind w:left="1577" w:hanging="1584"/>
      </w:pPr>
      <w:rPr>
        <w:rFonts w:hint="default"/>
      </w:rPr>
    </w:lvl>
  </w:abstractNum>
  <w:abstractNum w:abstractNumId="14" w15:restartNumberingAfterBreak="0">
    <w:nsid w:val="3E1037E7"/>
    <w:multiLevelType w:val="hybridMultilevel"/>
    <w:tmpl w:val="B0BEE48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D42A43"/>
    <w:multiLevelType w:val="hybridMultilevel"/>
    <w:tmpl w:val="D18ED7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BF1325"/>
    <w:multiLevelType w:val="hybridMultilevel"/>
    <w:tmpl w:val="54F47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4DF24CA"/>
    <w:multiLevelType w:val="hybridMultilevel"/>
    <w:tmpl w:val="08E463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B7A43"/>
    <w:multiLevelType w:val="hybridMultilevel"/>
    <w:tmpl w:val="C652B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B47EB"/>
    <w:multiLevelType w:val="hybridMultilevel"/>
    <w:tmpl w:val="9B8A90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F7936"/>
    <w:multiLevelType w:val="hybridMultilevel"/>
    <w:tmpl w:val="CE3446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465C0"/>
    <w:multiLevelType w:val="multilevel"/>
    <w:tmpl w:val="5E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B05D75"/>
    <w:multiLevelType w:val="hybridMultilevel"/>
    <w:tmpl w:val="E9C4B43C"/>
    <w:lvl w:ilvl="0" w:tplc="0409000F">
      <w:start w:val="1"/>
      <w:numFmt w:val="decimal"/>
      <w:pStyle w:val="DefaultParagraphFontParaCharCharCharCharCharCharCharChar"/>
      <w:lvlText w:val="%1."/>
      <w:lvlJc w:val="left"/>
      <w:pPr>
        <w:tabs>
          <w:tab w:val="num" w:pos="720"/>
        </w:tabs>
        <w:ind w:left="720" w:hanging="360"/>
      </w:pPr>
    </w:lvl>
    <w:lvl w:ilvl="1" w:tplc="03448A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448A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464F78"/>
    <w:multiLevelType w:val="multilevel"/>
    <w:tmpl w:val="9130503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9"/>
  </w:num>
  <w:num w:numId="3">
    <w:abstractNumId w:val="10"/>
  </w:num>
  <w:num w:numId="4">
    <w:abstractNumId w:val="8"/>
  </w:num>
  <w:num w:numId="5">
    <w:abstractNumId w:val="1"/>
  </w:num>
  <w:num w:numId="6">
    <w:abstractNumId w:val="14"/>
  </w:num>
  <w:num w:numId="7">
    <w:abstractNumId w:val="4"/>
  </w:num>
  <w:num w:numId="8">
    <w:abstractNumId w:val="20"/>
  </w:num>
  <w:num w:numId="9">
    <w:abstractNumId w:val="0"/>
  </w:num>
  <w:num w:numId="10">
    <w:abstractNumId w:val="11"/>
  </w:num>
  <w:num w:numId="11">
    <w:abstractNumId w:val="6"/>
  </w:num>
  <w:num w:numId="12">
    <w:abstractNumId w:val="15"/>
  </w:num>
  <w:num w:numId="13">
    <w:abstractNumId w:val="5"/>
  </w:num>
  <w:num w:numId="14">
    <w:abstractNumId w:val="18"/>
  </w:num>
  <w:num w:numId="15">
    <w:abstractNumId w:val="7"/>
  </w:num>
  <w:num w:numId="16">
    <w:abstractNumId w:val="3"/>
  </w:num>
  <w:num w:numId="17">
    <w:abstractNumId w:val="16"/>
  </w:num>
  <w:num w:numId="18">
    <w:abstractNumId w:val="21"/>
  </w:num>
  <w:num w:numId="19">
    <w:abstractNumId w:val="2"/>
  </w:num>
  <w:num w:numId="20">
    <w:abstractNumId w:val="12"/>
  </w:num>
  <w:num w:numId="21">
    <w:abstractNumId w:val="22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#ccf">
      <v:fill color="#ccf"/>
      <o:colormru v:ext="edit" colors="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73A"/>
    <w:rsid w:val="000404D3"/>
    <w:rsid w:val="00074C05"/>
    <w:rsid w:val="00090B32"/>
    <w:rsid w:val="00091902"/>
    <w:rsid w:val="00093706"/>
    <w:rsid w:val="000A4D58"/>
    <w:rsid w:val="000B16BE"/>
    <w:rsid w:val="000B71D9"/>
    <w:rsid w:val="000C44F7"/>
    <w:rsid w:val="000D2ED0"/>
    <w:rsid w:val="000D30DF"/>
    <w:rsid w:val="000D7F86"/>
    <w:rsid w:val="00100F34"/>
    <w:rsid w:val="0011381D"/>
    <w:rsid w:val="00123E7F"/>
    <w:rsid w:val="00144D03"/>
    <w:rsid w:val="0016151B"/>
    <w:rsid w:val="00163E8A"/>
    <w:rsid w:val="001918C0"/>
    <w:rsid w:val="00193846"/>
    <w:rsid w:val="001B3C5C"/>
    <w:rsid w:val="001B73F5"/>
    <w:rsid w:val="001C0967"/>
    <w:rsid w:val="001C66D8"/>
    <w:rsid w:val="001F6607"/>
    <w:rsid w:val="00206918"/>
    <w:rsid w:val="0023462F"/>
    <w:rsid w:val="002534C1"/>
    <w:rsid w:val="0025438E"/>
    <w:rsid w:val="00254B80"/>
    <w:rsid w:val="00273053"/>
    <w:rsid w:val="00286495"/>
    <w:rsid w:val="002A5B36"/>
    <w:rsid w:val="002B1505"/>
    <w:rsid w:val="002B23D3"/>
    <w:rsid w:val="002B3415"/>
    <w:rsid w:val="002D62EB"/>
    <w:rsid w:val="002E4940"/>
    <w:rsid w:val="002F0897"/>
    <w:rsid w:val="00301CAD"/>
    <w:rsid w:val="00326E3D"/>
    <w:rsid w:val="003310A6"/>
    <w:rsid w:val="00334F8C"/>
    <w:rsid w:val="003445E9"/>
    <w:rsid w:val="0034530E"/>
    <w:rsid w:val="00362E4C"/>
    <w:rsid w:val="0036380F"/>
    <w:rsid w:val="00366113"/>
    <w:rsid w:val="0037363D"/>
    <w:rsid w:val="0039411E"/>
    <w:rsid w:val="003B0B06"/>
    <w:rsid w:val="003F0CBF"/>
    <w:rsid w:val="00400870"/>
    <w:rsid w:val="00415AB2"/>
    <w:rsid w:val="00415DB0"/>
    <w:rsid w:val="00437AD1"/>
    <w:rsid w:val="00450577"/>
    <w:rsid w:val="00463BC0"/>
    <w:rsid w:val="00466A82"/>
    <w:rsid w:val="00481D52"/>
    <w:rsid w:val="004A0C76"/>
    <w:rsid w:val="004C187B"/>
    <w:rsid w:val="004C4DD0"/>
    <w:rsid w:val="004C7F40"/>
    <w:rsid w:val="004F1364"/>
    <w:rsid w:val="005102FD"/>
    <w:rsid w:val="005603F7"/>
    <w:rsid w:val="00567D95"/>
    <w:rsid w:val="0057288C"/>
    <w:rsid w:val="00574EB2"/>
    <w:rsid w:val="005B34DC"/>
    <w:rsid w:val="005B658D"/>
    <w:rsid w:val="005C34F4"/>
    <w:rsid w:val="006308F8"/>
    <w:rsid w:val="00630D29"/>
    <w:rsid w:val="00634C13"/>
    <w:rsid w:val="00643C7F"/>
    <w:rsid w:val="00645219"/>
    <w:rsid w:val="00651591"/>
    <w:rsid w:val="00675308"/>
    <w:rsid w:val="00676ED8"/>
    <w:rsid w:val="00677CD2"/>
    <w:rsid w:val="0068699C"/>
    <w:rsid w:val="00687A54"/>
    <w:rsid w:val="00691E62"/>
    <w:rsid w:val="0069273A"/>
    <w:rsid w:val="006B1B0B"/>
    <w:rsid w:val="006C1BB8"/>
    <w:rsid w:val="006E1AB2"/>
    <w:rsid w:val="006F47BA"/>
    <w:rsid w:val="007050F5"/>
    <w:rsid w:val="00760D75"/>
    <w:rsid w:val="00767152"/>
    <w:rsid w:val="00793D75"/>
    <w:rsid w:val="007C2E30"/>
    <w:rsid w:val="007E31ED"/>
    <w:rsid w:val="007F6C5C"/>
    <w:rsid w:val="00804CE4"/>
    <w:rsid w:val="00805DCE"/>
    <w:rsid w:val="00827179"/>
    <w:rsid w:val="008418CB"/>
    <w:rsid w:val="00846072"/>
    <w:rsid w:val="0085133C"/>
    <w:rsid w:val="0085345B"/>
    <w:rsid w:val="008726A3"/>
    <w:rsid w:val="008D3E43"/>
    <w:rsid w:val="008D638C"/>
    <w:rsid w:val="008E0285"/>
    <w:rsid w:val="008F2254"/>
    <w:rsid w:val="008F2EB0"/>
    <w:rsid w:val="00926856"/>
    <w:rsid w:val="00942E33"/>
    <w:rsid w:val="0094545B"/>
    <w:rsid w:val="009533D0"/>
    <w:rsid w:val="00965BE9"/>
    <w:rsid w:val="00967B07"/>
    <w:rsid w:val="009C6E63"/>
    <w:rsid w:val="009E1338"/>
    <w:rsid w:val="009E39C0"/>
    <w:rsid w:val="009E534F"/>
    <w:rsid w:val="009F162E"/>
    <w:rsid w:val="009F3AB1"/>
    <w:rsid w:val="00A1041A"/>
    <w:rsid w:val="00A341DC"/>
    <w:rsid w:val="00A35414"/>
    <w:rsid w:val="00A3668A"/>
    <w:rsid w:val="00A554F5"/>
    <w:rsid w:val="00A57557"/>
    <w:rsid w:val="00A64913"/>
    <w:rsid w:val="00A80501"/>
    <w:rsid w:val="00A8488E"/>
    <w:rsid w:val="00A85849"/>
    <w:rsid w:val="00A93D90"/>
    <w:rsid w:val="00A95564"/>
    <w:rsid w:val="00A96E67"/>
    <w:rsid w:val="00A978FB"/>
    <w:rsid w:val="00AB0505"/>
    <w:rsid w:val="00AB701A"/>
    <w:rsid w:val="00AC6AEA"/>
    <w:rsid w:val="00AD24E4"/>
    <w:rsid w:val="00AD44CF"/>
    <w:rsid w:val="00AE142C"/>
    <w:rsid w:val="00AE3B47"/>
    <w:rsid w:val="00AF2FE1"/>
    <w:rsid w:val="00B06497"/>
    <w:rsid w:val="00B2615D"/>
    <w:rsid w:val="00B35DAC"/>
    <w:rsid w:val="00B439D2"/>
    <w:rsid w:val="00B64B9A"/>
    <w:rsid w:val="00B93127"/>
    <w:rsid w:val="00B94870"/>
    <w:rsid w:val="00BA1495"/>
    <w:rsid w:val="00BA2122"/>
    <w:rsid w:val="00BF4C7E"/>
    <w:rsid w:val="00C0614C"/>
    <w:rsid w:val="00C24416"/>
    <w:rsid w:val="00C3066E"/>
    <w:rsid w:val="00C56B50"/>
    <w:rsid w:val="00C71B46"/>
    <w:rsid w:val="00C72924"/>
    <w:rsid w:val="00C751C5"/>
    <w:rsid w:val="00CA5312"/>
    <w:rsid w:val="00CB5741"/>
    <w:rsid w:val="00CC0D6C"/>
    <w:rsid w:val="00CC52BF"/>
    <w:rsid w:val="00CC5B7E"/>
    <w:rsid w:val="00CE52AD"/>
    <w:rsid w:val="00CE5FAC"/>
    <w:rsid w:val="00D30A9D"/>
    <w:rsid w:val="00D30E64"/>
    <w:rsid w:val="00D43385"/>
    <w:rsid w:val="00D45CD6"/>
    <w:rsid w:val="00D74DBA"/>
    <w:rsid w:val="00D75E5B"/>
    <w:rsid w:val="00D94712"/>
    <w:rsid w:val="00DA1CD6"/>
    <w:rsid w:val="00DA4ACF"/>
    <w:rsid w:val="00DC20A3"/>
    <w:rsid w:val="00E06922"/>
    <w:rsid w:val="00E14D09"/>
    <w:rsid w:val="00E46256"/>
    <w:rsid w:val="00E5295D"/>
    <w:rsid w:val="00E739A3"/>
    <w:rsid w:val="00E8212A"/>
    <w:rsid w:val="00E96513"/>
    <w:rsid w:val="00EA1B94"/>
    <w:rsid w:val="00EC2A70"/>
    <w:rsid w:val="00EC2C81"/>
    <w:rsid w:val="00EC49C0"/>
    <w:rsid w:val="00ED0C78"/>
    <w:rsid w:val="00ED1ED1"/>
    <w:rsid w:val="00EE72CE"/>
    <w:rsid w:val="00F04361"/>
    <w:rsid w:val="00F050D5"/>
    <w:rsid w:val="00F12A0F"/>
    <w:rsid w:val="00F4129E"/>
    <w:rsid w:val="00F70613"/>
    <w:rsid w:val="00F95358"/>
    <w:rsid w:val="00F96D78"/>
    <w:rsid w:val="00FB2D16"/>
    <w:rsid w:val="00FB2D69"/>
    <w:rsid w:val="00FB3BA8"/>
    <w:rsid w:val="00FC745A"/>
    <w:rsid w:val="00FE74F1"/>
    <w:rsid w:val="00FF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ccf">
      <v:fill color="#ccf"/>
      <o:colormru v:ext="edit" colors="#ccf"/>
    </o:shapedefaults>
    <o:shapelayout v:ext="edit">
      <o:idmap v:ext="edit" data="1"/>
    </o:shapelayout>
  </w:shapeDefaults>
  <w:decimalSymbol w:val="."/>
  <w:listSeparator w:val=","/>
  <w15:chartTrackingRefBased/>
  <w15:docId w15:val="{2AF01990-0F7C-4379-84F2-911B6933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A95564"/>
    <w:pPr>
      <w:keepNext/>
      <w:numPr>
        <w:numId w:val="3"/>
      </w:numPr>
      <w:spacing w:before="240" w:after="60"/>
      <w:outlineLvl w:val="0"/>
    </w:pPr>
    <w:rPr>
      <w:b/>
      <w:bCs/>
      <w:cap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2534C1"/>
    <w:pPr>
      <w:keepNext/>
      <w:numPr>
        <w:ilvl w:val="1"/>
        <w:numId w:val="3"/>
      </w:numPr>
      <w:tabs>
        <w:tab w:val="left" w:pos="720"/>
      </w:tabs>
      <w:spacing w:before="240" w:after="60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autoRedefine/>
    <w:qFormat/>
    <w:rsid w:val="00A95564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autoRedefine/>
    <w:qFormat/>
    <w:rsid w:val="00A95564"/>
    <w:pPr>
      <w:keepNext/>
      <w:numPr>
        <w:ilvl w:val="3"/>
        <w:numId w:val="3"/>
      </w:numPr>
      <w:spacing w:before="240" w:after="6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autoRedefine/>
    <w:qFormat/>
    <w:rsid w:val="00A95564"/>
    <w:pPr>
      <w:numPr>
        <w:ilvl w:val="4"/>
        <w:numId w:val="3"/>
      </w:numPr>
      <w:spacing w:before="240" w:after="60"/>
      <w:outlineLvl w:val="4"/>
    </w:pPr>
    <w:rPr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rsid w:val="00A95564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5564"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95564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95564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semiHidden/>
    <w:rsid w:val="00643C7F"/>
    <w:pPr>
      <w:tabs>
        <w:tab w:val="left" w:pos="960"/>
        <w:tab w:val="right" w:leader="dot" w:pos="8630"/>
      </w:tabs>
      <w:spacing w:line="360" w:lineRule="auto"/>
    </w:pPr>
    <w:rPr>
      <w:b/>
      <w:caps/>
      <w:sz w:val="22"/>
      <w:szCs w:val="22"/>
    </w:rPr>
  </w:style>
  <w:style w:type="paragraph" w:customStyle="1" w:styleId="Appendix1">
    <w:name w:val="Appendix1"/>
    <w:basedOn w:val="Normal"/>
    <w:link w:val="Appendix1Char"/>
    <w:pPr>
      <w:numPr>
        <w:numId w:val="1"/>
      </w:numPr>
    </w:pPr>
    <w:rPr>
      <w:b/>
      <w:bCs/>
      <w:i/>
      <w:iCs/>
      <w:sz w:val="28"/>
    </w:rPr>
  </w:style>
  <w:style w:type="paragraph" w:customStyle="1" w:styleId="Appendix2">
    <w:name w:val="Appendix2"/>
    <w:basedOn w:val="Appendix1"/>
    <w:link w:val="Appendix2Char"/>
    <w:pPr>
      <w:numPr>
        <w:ilvl w:val="1"/>
      </w:numPr>
    </w:pPr>
    <w:rPr>
      <w:b w:val="0"/>
      <w:bCs w:val="0"/>
      <w:i w:val="0"/>
      <w:iCs w:val="0"/>
    </w:rPr>
  </w:style>
  <w:style w:type="paragraph" w:styleId="TOC1">
    <w:name w:val="toc 1"/>
    <w:basedOn w:val="Normal"/>
    <w:next w:val="Normal"/>
    <w:autoRedefine/>
    <w:semiHidden/>
    <w:rsid w:val="00645219"/>
    <w:pPr>
      <w:spacing w:line="360" w:lineRule="auto"/>
    </w:pPr>
    <w:rPr>
      <w:b/>
      <w:caps/>
      <w:lang w:val="fr-FR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basedOn w:val="DefaultParagraphFont"/>
    <w:rPr>
      <w:color w:val="0000FF"/>
      <w:spacing w:val="-5"/>
      <w:u w:val="single"/>
      <w:lang w:val="en-US" w:eastAsia="en-US" w:bidi="ar-S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spacing w:val="-5"/>
      <w:lang w:val="en-US" w:eastAsia="en-US" w:bidi="ar-SA"/>
    </w:rPr>
  </w:style>
  <w:style w:type="paragraph" w:styleId="BodyText">
    <w:name w:val="Body Text"/>
    <w:basedOn w:val="Normal"/>
    <w:pPr>
      <w:jc w:val="both"/>
    </w:pPr>
  </w:style>
  <w:style w:type="paragraph" w:styleId="NormalIndent">
    <w:name w:val="Normal Indent"/>
    <w:basedOn w:val="Normal"/>
    <w:pPr>
      <w:widowControl w:val="0"/>
      <w:ind w:left="851"/>
      <w:jc w:val="both"/>
    </w:pPr>
    <w:rPr>
      <w:kern w:val="2"/>
      <w:sz w:val="21"/>
      <w:szCs w:val="20"/>
      <w:lang w:val="en-GB"/>
    </w:rPr>
  </w:style>
  <w:style w:type="paragraph" w:styleId="BodyText3">
    <w:name w:val="Body Text 3"/>
    <w:basedOn w:val="Normal"/>
    <w:pPr>
      <w:widowControl w:val="0"/>
    </w:pPr>
    <w:rPr>
      <w:color w:val="0000FF"/>
      <w:kern w:val="2"/>
      <w:sz w:val="21"/>
      <w:szCs w:val="20"/>
      <w:lang w:val="en-GB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customStyle="1" w:styleId="tablebullet">
    <w:name w:val="table:bullet"/>
    <w:basedOn w:val="Normal"/>
    <w:pPr>
      <w:widowControl w:val="0"/>
      <w:numPr>
        <w:numId w:val="5"/>
      </w:numPr>
      <w:jc w:val="both"/>
    </w:pPr>
    <w:rPr>
      <w:rFonts w:ascii="Helvetica" w:hAnsi="Helvetica"/>
      <w:kern w:val="2"/>
      <w:szCs w:val="20"/>
      <w:lang w:val="en-GB"/>
    </w:rPr>
  </w:style>
  <w:style w:type="paragraph" w:customStyle="1" w:styleId="Normal1">
    <w:name w:val="Normal1"/>
    <w:basedOn w:val="Normal"/>
    <w:pPr>
      <w:widowControl w:val="0"/>
      <w:jc w:val="both"/>
    </w:pPr>
    <w:rPr>
      <w:kern w:val="2"/>
      <w:szCs w:val="20"/>
      <w:lang w:val="en-GB"/>
    </w:rPr>
  </w:style>
  <w:style w:type="paragraph" w:styleId="IndexHeading">
    <w:name w:val="index heading"/>
    <w:basedOn w:val="Normal"/>
    <w:next w:val="Index1"/>
    <w:semiHidden/>
    <w:rPr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spacing w:val="-5"/>
      <w:u w:val="single"/>
      <w:lang w:val="en-US" w:eastAsia="en-US" w:bidi="ar-S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customStyle="1" w:styleId="TOC-headings">
    <w:name w:val="TOC-headings"/>
    <w:basedOn w:val="Normal"/>
    <w:pPr>
      <w:tabs>
        <w:tab w:val="right" w:pos="9360"/>
      </w:tabs>
      <w:spacing w:before="60" w:after="120"/>
    </w:pPr>
    <w:rPr>
      <w:b/>
      <w:sz w:val="22"/>
      <w:szCs w:val="20"/>
    </w:rPr>
  </w:style>
  <w:style w:type="paragraph" w:customStyle="1" w:styleId="Figuretext-L">
    <w:name w:val="Figure text-L"/>
    <w:basedOn w:val="Normal"/>
    <w:pPr>
      <w:spacing w:before="60" w:after="60"/>
      <w:jc w:val="both"/>
    </w:pPr>
    <w:rPr>
      <w:sz w:val="22"/>
      <w:szCs w:val="20"/>
    </w:rPr>
  </w:style>
  <w:style w:type="paragraph" w:styleId="CommentText">
    <w:name w:val="annotation text"/>
    <w:basedOn w:val="Normal"/>
    <w:semiHidden/>
    <w:pPr>
      <w:jc w:val="both"/>
    </w:pPr>
    <w:rPr>
      <w:szCs w:val="20"/>
    </w:rPr>
  </w:style>
  <w:style w:type="character" w:styleId="Strong">
    <w:name w:val="Strong"/>
    <w:basedOn w:val="DefaultParagraphFont"/>
    <w:qFormat/>
    <w:rPr>
      <w:b/>
      <w:bCs/>
      <w:spacing w:val="-5"/>
      <w:lang w:val="en-US" w:eastAsia="en-US" w:bidi="ar-SA"/>
    </w:rPr>
  </w:style>
  <w:style w:type="paragraph" w:styleId="DocumentMap">
    <w:name w:val="Document Map"/>
    <w:basedOn w:val="Normal"/>
    <w:semiHidden/>
    <w:rsid w:val="00A96E67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DefaultParagraphFontParaCharCharCharCharCharCharCharChar">
    <w:name w:val="Default Paragraph Font Para Char Char Char Char Char Char Char Char"/>
    <w:basedOn w:val="Normal"/>
    <w:autoRedefine/>
    <w:rsid w:val="00A96E67"/>
    <w:pPr>
      <w:numPr>
        <w:numId w:val="22"/>
      </w:numPr>
      <w:spacing w:after="160" w:line="240" w:lineRule="exact"/>
      <w:jc w:val="both"/>
    </w:pPr>
    <w:rPr>
      <w:spacing w:val="-5"/>
      <w:sz w:val="20"/>
      <w:szCs w:val="20"/>
    </w:rPr>
  </w:style>
  <w:style w:type="paragraph" w:customStyle="1" w:styleId="Cover-title">
    <w:name w:val="Cover-title"/>
    <w:basedOn w:val="Normal"/>
    <w:rsid w:val="008F2254"/>
    <w:pPr>
      <w:spacing w:before="240" w:after="60"/>
      <w:jc w:val="center"/>
    </w:pPr>
    <w:rPr>
      <w:b/>
      <w:caps/>
      <w:sz w:val="32"/>
      <w:szCs w:val="20"/>
    </w:rPr>
  </w:style>
  <w:style w:type="paragraph" w:customStyle="1" w:styleId="Tabletitle">
    <w:name w:val="Table title"/>
    <w:basedOn w:val="Normal"/>
    <w:rsid w:val="008F2254"/>
    <w:pPr>
      <w:keepNext/>
      <w:spacing w:before="120" w:after="60"/>
      <w:jc w:val="center"/>
    </w:pPr>
    <w:rPr>
      <w:caps/>
      <w:sz w:val="22"/>
      <w:szCs w:val="20"/>
    </w:rPr>
  </w:style>
  <w:style w:type="paragraph" w:customStyle="1" w:styleId="StyleTOC1Linespacing15lines">
    <w:name w:val="Style TOC 1 + Line spacing:  1.5 lines"/>
    <w:basedOn w:val="TOC1"/>
    <w:autoRedefine/>
    <w:rsid w:val="00AE3B47"/>
    <w:rPr>
      <w:szCs w:val="20"/>
    </w:rPr>
  </w:style>
  <w:style w:type="paragraph" w:customStyle="1" w:styleId="StyleTOC1Linespacing15lines1">
    <w:name w:val="Style TOC 1 + Line spacing:  1.5 lines1"/>
    <w:basedOn w:val="TOC1"/>
    <w:rsid w:val="00AE3B47"/>
    <w:rPr>
      <w:szCs w:val="20"/>
    </w:rPr>
  </w:style>
  <w:style w:type="paragraph" w:customStyle="1" w:styleId="StyleStyleTOC1Linespacing15lines">
    <w:name w:val="Style Style TOC 1 + Line spacing:  1.5 lines +"/>
    <w:basedOn w:val="StyleTOC1Linespacing15lines"/>
    <w:autoRedefine/>
    <w:rsid w:val="00645219"/>
    <w:rPr>
      <w:u w:color="000000"/>
    </w:rPr>
  </w:style>
  <w:style w:type="character" w:customStyle="1" w:styleId="Heading2Char">
    <w:name w:val="Heading 2 Char"/>
    <w:basedOn w:val="DefaultParagraphFont"/>
    <w:link w:val="Heading2"/>
    <w:rsid w:val="002534C1"/>
    <w:rPr>
      <w:rFonts w:cs="Arial"/>
      <w:b/>
      <w:bCs/>
      <w:iCs/>
      <w:spacing w:val="-5"/>
      <w:sz w:val="24"/>
      <w:szCs w:val="24"/>
      <w:lang w:val="en-US" w:eastAsia="en-US" w:bidi="ar-SA"/>
    </w:rPr>
  </w:style>
  <w:style w:type="character" w:customStyle="1" w:styleId="Appendix1Char">
    <w:name w:val="Appendix1 Char"/>
    <w:basedOn w:val="DefaultParagraphFont"/>
    <w:link w:val="Appendix1"/>
    <w:rsid w:val="00C0614C"/>
    <w:rPr>
      <w:b/>
      <w:bCs/>
      <w:i/>
      <w:iCs/>
      <w:spacing w:val="-5"/>
      <w:sz w:val="28"/>
      <w:szCs w:val="24"/>
      <w:lang w:val="en-US" w:eastAsia="en-US" w:bidi="ar-SA"/>
    </w:rPr>
  </w:style>
  <w:style w:type="character" w:customStyle="1" w:styleId="Appendix2Char">
    <w:name w:val="Appendix2 Char"/>
    <w:basedOn w:val="Appendix1Char"/>
    <w:link w:val="Appendix2"/>
    <w:rsid w:val="00C0614C"/>
    <w:rPr>
      <w:b/>
      <w:bCs/>
      <w:i/>
      <w:iCs/>
      <w:spacing w:val="-5"/>
      <w:sz w:val="28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6753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308"/>
    <w:rPr>
      <w:rFonts w:ascii="Tahoma" w:hAnsi="Tahoma" w:cs="Tahoma"/>
      <w:spacing w:val="-5"/>
      <w:sz w:val="16"/>
      <w:szCs w:val="16"/>
      <w:lang w:val="en-US" w:eastAsia="en-US" w:bidi="ar-SA"/>
    </w:rPr>
  </w:style>
  <w:style w:type="paragraph" w:customStyle="1" w:styleId="NormalItalic">
    <w:name w:val="Normal + Italic"/>
    <w:basedOn w:val="Heading2"/>
    <w:rsid w:val="00E96513"/>
    <w:pPr>
      <w:numPr>
        <w:ilvl w:val="0"/>
        <w:numId w:val="0"/>
      </w:numPr>
    </w:pPr>
    <w:rPr>
      <w:b w:val="0"/>
      <w:bCs w:val="0"/>
      <w:iCs w:val="0"/>
      <w:u w:color="000000"/>
    </w:rPr>
  </w:style>
  <w:style w:type="paragraph" w:styleId="BodyText2">
    <w:name w:val="Body Text 2"/>
    <w:basedOn w:val="Normal"/>
    <w:rsid w:val="008E0285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D33652BA1EC4AA3AB9DE1879285AC" ma:contentTypeVersion="6" ma:contentTypeDescription="Create a new document." ma:contentTypeScope="" ma:versionID="f512d93d04be197b0847cf83aa10dc69">
  <xsd:schema xmlns:xsd="http://www.w3.org/2001/XMLSchema" xmlns:xs="http://www.w3.org/2001/XMLSchema" xmlns:p="http://schemas.microsoft.com/office/2006/metadata/properties" xmlns:ns2="060a8a9f-d048-4cae-94ae-42ad8fd36d05" xmlns:ns3="c683474e-3566-459e-a8fa-b9191d46e53e" targetNamespace="http://schemas.microsoft.com/office/2006/metadata/properties" ma:root="true" ma:fieldsID="2468039e6ea82dc6dc5f773e51d12c09" ns2:_="" ns3:_="">
    <xsd:import namespace="060a8a9f-d048-4cae-94ae-42ad8fd36d05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a8a9f-d048-4cae-94ae-42ad8fd3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761E6D-D8CB-4925-85D2-56C07B35F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27EE2C-42DD-483F-A686-2F701BAA5D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8C5A1A-4577-4340-BC39-49BC838AD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a8a9f-d048-4cae-94ae-42ad8fd36d05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Integration Document</vt:lpstr>
    </vt:vector>
  </TitlesOfParts>
  <Company>Jasmin Infotech Pvt LTd</Company>
  <LinksUpToDate>false</LinksUpToDate>
  <CharactersWithSpaces>6400</CharactersWithSpaces>
  <SharedDoc>false</SharedDoc>
  <HLinks>
    <vt:vector size="114" baseType="variant"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_Toc238625218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_Toc238625217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_Toc238625216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_Toc238625215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_Toc238625214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_Toc238625213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_Toc238625212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_Toc238625211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_Toc238625210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_Toc238625209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_Toc238625208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_Toc238625207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_Toc238625206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_Toc238625205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_Toc238625204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_Toc238625203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_Toc238625202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_Toc238625201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_Toc238625200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Document</dc:title>
  <dc:subject/>
  <dc:creator>Harshini Anguraj</dc:creator>
  <cp:keywords/>
  <dc:description/>
  <cp:lastModifiedBy>Yamini Dhamodaran</cp:lastModifiedBy>
  <cp:revision>16</cp:revision>
  <dcterms:created xsi:type="dcterms:W3CDTF">2024-02-01T10:56:00Z</dcterms:created>
  <dcterms:modified xsi:type="dcterms:W3CDTF">2024-10-25T09:28:00Z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0x01010077CD33652BA1EC4AA3AB9DE1879285AC</vt:lpwstr>
  </property>
</Properties>
</file>